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ascii="FreeSerif" w:hAnsi="FreeSerif"/>
          <w:lang w:val="en-US"/>
        </w:rPr>
      </w:pPr>
      <w:bookmarkStart w:id="0" w:name="__RefHeading___Toc5555_604395922"/>
      <w:bookmarkStart w:id="1" w:name="_Toc41224844"/>
      <w:bookmarkEnd w:id="0"/>
      <w:r>
        <w:rPr>
          <w:rFonts w:cs="Calibri" w:ascii="FreeSerif" w:hAnsi="FreeSerif"/>
          <w:b/>
          <w:bCs/>
          <w:color w:val="auto"/>
          <w:u w:val="single"/>
          <w:lang w:val="en-GB"/>
        </w:rPr>
        <w:t>Documentation of the MAGRAM Grammaticalization Data</w:t>
      </w:r>
      <w:bookmarkEnd w:id="1"/>
      <w:r>
        <w:rPr>
          <w:rFonts w:cs="Calibri" w:ascii="FreeSerif" w:hAnsi="FreeSerif"/>
          <w:b/>
          <w:bCs/>
          <w:color w:val="auto"/>
          <w:u w:val="single"/>
          <w:lang w:val="en-GB"/>
        </w:rPr>
        <w:t>base</w:t>
      </w:r>
    </w:p>
    <w:p>
      <w:pPr>
        <w:pStyle w:val="Normal"/>
        <w:spacing w:lineRule="auto" w:line="360"/>
        <w:rPr>
          <w:rFonts w:ascii="FreeSerif" w:hAnsi="FreeSerif"/>
          <w:lang w:val="en-GB"/>
        </w:rPr>
      </w:pPr>
      <w:r>
        <w:rPr>
          <w:rFonts w:ascii="FreeSerif" w:hAnsi="FreeSerif"/>
          <w:lang w:val="en-GB"/>
        </w:rPr>
      </w:r>
    </w:p>
    <w:p>
      <w:pPr>
        <w:pStyle w:val="Normal"/>
        <w:spacing w:lineRule="auto" w:line="360"/>
        <w:rPr>
          <w:rFonts w:ascii="FreeSerif" w:hAnsi="FreeSerif"/>
          <w:sz w:val="24"/>
          <w:szCs w:val="24"/>
          <w:lang w:val="en-US"/>
        </w:rPr>
      </w:pPr>
      <w:r>
        <w:rPr>
          <w:rFonts w:ascii="FreeSerif" w:hAnsi="FreeSerif"/>
          <w:sz w:val="24"/>
          <w:szCs w:val="24"/>
          <w:lang w:val="en-GB"/>
        </w:rPr>
        <w:t>This document (i) describes the history and development of the database (introduction to the project, its methodology, contributors, workflow), (ii) elaborates on its design (information on what can be found and what cannot be found, where it can be found, and how it is coded) and (iii) some further general information (credits, how to cite, license, contact).</w:t>
      </w:r>
    </w:p>
    <w:p>
      <w:pPr>
        <w:pStyle w:val="Normal"/>
        <w:spacing w:lineRule="auto" w:line="360"/>
        <w:rPr>
          <w:rFonts w:ascii="FreeSerif" w:hAnsi="FreeSerif"/>
          <w:sz w:val="24"/>
          <w:szCs w:val="24"/>
          <w:lang w:val="en-US"/>
        </w:rPr>
      </w:pPr>
      <w:r>
        <w:rPr>
          <w:rFonts w:ascii="FreeSerif" w:hAnsi="FreeSerif"/>
          <w:sz w:val="24"/>
          <w:szCs w:val="24"/>
          <w:lang w:val="en-US"/>
        </w:rPr>
        <w:t xml:space="preserve">We have conceived the database structure similar to the </w:t>
      </w:r>
      <w:hyperlink r:id="rId2">
        <w:r>
          <w:rPr>
            <w:rStyle w:val="InternetLink"/>
            <w:rFonts w:ascii="FreeSerif" w:hAnsi="FreeSerif"/>
            <w:sz w:val="24"/>
            <w:szCs w:val="24"/>
            <w:lang w:val="en-US"/>
          </w:rPr>
          <w:t>ValPal</w:t>
        </w:r>
      </w:hyperlink>
      <w:r>
        <w:rPr>
          <w:rFonts w:ascii="FreeSerif" w:hAnsi="FreeSerif"/>
          <w:sz w:val="24"/>
          <w:szCs w:val="24"/>
          <w:lang w:val="en-US"/>
        </w:rPr>
        <w:t xml:space="preserve"> database. We assume that the sections with Roman numerals will be menu points, with their subsections as submenus.</w:t>
      </w:r>
    </w:p>
    <w:p>
      <w:pPr>
        <w:pStyle w:val="Normal"/>
        <w:spacing w:lineRule="auto" w:line="360"/>
        <w:rPr>
          <w:lang w:val="en-GB"/>
        </w:rPr>
      </w:pPr>
      <w:r>
        <w:rPr>
          <w:lang w:val="en-GB"/>
        </w:rPr>
      </w:r>
    </w:p>
    <w:sdt>
      <w:sdtPr>
        <w:docPartObj>
          <w:docPartGallery w:val="Table of Contents"/>
          <w:docPartUnique w:val="true"/>
        </w:docPartObj>
      </w:sdtPr>
      <w:sdtContent>
        <w:p>
          <w:pPr>
            <w:pStyle w:val="Contents1"/>
            <w:tabs>
              <w:tab w:val="clear" w:pos="720"/>
              <w:tab w:val="right" w:pos="9072" w:leader="dot"/>
            </w:tabs>
            <w:rPr/>
          </w:pPr>
          <w:r>
            <w:fldChar w:fldCharType="begin"/>
          </w:r>
          <w:r>
            <w:rPr>
              <w:rStyle w:val="IndexLink"/>
            </w:rPr>
            <w:instrText> TOC \o "1-4" \h</w:instrText>
          </w:r>
          <w:r>
            <w:rPr>
              <w:rStyle w:val="IndexLink"/>
            </w:rPr>
            <w:fldChar w:fldCharType="separate"/>
          </w:r>
          <w:hyperlink w:anchor="__RefHeading___Toc5555_604395922">
            <w:r>
              <w:rPr>
                <w:rStyle w:val="IndexLink"/>
              </w:rPr>
              <w:t>Documentation of the MAGRAM Grammaticalization Database</w:t>
              <w:tab/>
              <w:t>1</w:t>
            </w:r>
          </w:hyperlink>
        </w:p>
        <w:p>
          <w:pPr>
            <w:pStyle w:val="Contents2"/>
            <w:tabs>
              <w:tab w:val="clear" w:pos="720"/>
              <w:tab w:val="right" w:pos="9072" w:leader="dot"/>
            </w:tabs>
            <w:rPr/>
          </w:pPr>
          <w:hyperlink w:anchor="__RefHeading___Toc16818_604395922">
            <w:r>
              <w:rPr>
                <w:rStyle w:val="IndexLink"/>
              </w:rPr>
              <w:t>I History and development of the project</w:t>
              <w:tab/>
              <w:t>3</w:t>
            </w:r>
          </w:hyperlink>
        </w:p>
        <w:p>
          <w:pPr>
            <w:pStyle w:val="Contents3"/>
            <w:tabs>
              <w:tab w:val="clear" w:pos="9512"/>
              <w:tab w:val="right" w:pos="9072" w:leader="dot"/>
            </w:tabs>
            <w:rPr/>
          </w:pPr>
          <w:hyperlink w:anchor="__RefHeading___Toc18553_604395922">
            <w:r>
              <w:rPr>
                <w:rStyle w:val="IndexLink"/>
              </w:rPr>
              <w:t>1 Research agenda</w:t>
              <w:tab/>
              <w:t>3</w:t>
            </w:r>
          </w:hyperlink>
        </w:p>
        <w:p>
          <w:pPr>
            <w:pStyle w:val="Contents3"/>
            <w:tabs>
              <w:tab w:val="clear" w:pos="9512"/>
              <w:tab w:val="right" w:pos="9072" w:leader="dot"/>
            </w:tabs>
            <w:rPr/>
          </w:pPr>
          <w:hyperlink w:anchor="__RefHeading___Toc18553_6043959221">
            <w:r>
              <w:rPr>
                <w:rStyle w:val="IndexLink"/>
              </w:rPr>
              <w:t>2 Methodology</w:t>
              <w:tab/>
              <w:t>4</w:t>
            </w:r>
          </w:hyperlink>
        </w:p>
        <w:p>
          <w:pPr>
            <w:pStyle w:val="Contents3"/>
            <w:tabs>
              <w:tab w:val="clear" w:pos="9512"/>
              <w:tab w:val="right" w:pos="9072" w:leader="dot"/>
            </w:tabs>
            <w:rPr/>
          </w:pPr>
          <w:hyperlink w:anchor="__RefHeading___Toc18553_60439592211">
            <w:r>
              <w:rPr>
                <w:rStyle w:val="IndexLink"/>
              </w:rPr>
              <w:t>2.1 Basics</w:t>
              <w:tab/>
              <w:t>4</w:t>
            </w:r>
          </w:hyperlink>
        </w:p>
        <w:p>
          <w:pPr>
            <w:pStyle w:val="Contents3"/>
            <w:tabs>
              <w:tab w:val="clear" w:pos="9512"/>
              <w:tab w:val="right" w:pos="9072" w:leader="dot"/>
            </w:tabs>
            <w:rPr/>
          </w:pPr>
          <w:hyperlink w:anchor="__RefHeading___Toc4048_9292076131">
            <w:r>
              <w:rPr>
                <w:rStyle w:val="IndexLink"/>
              </w:rPr>
              <w:t>2.2 Data</w:t>
              <w:tab/>
              <w:t>4</w:t>
            </w:r>
          </w:hyperlink>
        </w:p>
        <w:p>
          <w:pPr>
            <w:pStyle w:val="Contents3"/>
            <w:tabs>
              <w:tab w:val="clear" w:pos="9512"/>
              <w:tab w:val="right" w:pos="9072" w:leader="dot"/>
            </w:tabs>
            <w:rPr/>
          </w:pPr>
          <w:hyperlink w:anchor="__RefHeading___Toc4048_929207613">
            <w:r>
              <w:rPr>
                <w:rStyle w:val="IndexLink"/>
              </w:rPr>
              <w:t>2.3 Parameters</w:t>
              <w:tab/>
              <w:t>4</w:t>
            </w:r>
          </w:hyperlink>
        </w:p>
        <w:p>
          <w:pPr>
            <w:pStyle w:val="Contents3"/>
            <w:tabs>
              <w:tab w:val="clear" w:pos="9512"/>
              <w:tab w:val="right" w:pos="9072" w:leader="dot"/>
            </w:tabs>
            <w:rPr/>
          </w:pPr>
          <w:hyperlink w:anchor="__RefHeading___Toc4050_929207613">
            <w:r>
              <w:rPr>
                <w:rStyle w:val="IndexLink"/>
              </w:rPr>
              <w:t>2.4 Evaluation</w:t>
              <w:tab/>
              <w:t>5</w:t>
            </w:r>
          </w:hyperlink>
        </w:p>
        <w:p>
          <w:pPr>
            <w:pStyle w:val="Contents3"/>
            <w:tabs>
              <w:tab w:val="clear" w:pos="9512"/>
              <w:tab w:val="right" w:pos="9072" w:leader="dot"/>
            </w:tabs>
            <w:rPr/>
          </w:pPr>
          <w:hyperlink w:anchor="__RefHeading___Toc18555_604395922">
            <w:r>
              <w:rPr>
                <w:rStyle w:val="IndexLink"/>
              </w:rPr>
              <w:t>3 Team &amp; contributors</w:t>
              <w:tab/>
              <w:t>6</w:t>
            </w:r>
          </w:hyperlink>
        </w:p>
        <w:p>
          <w:pPr>
            <w:pStyle w:val="Contents3"/>
            <w:tabs>
              <w:tab w:val="clear" w:pos="9512"/>
              <w:tab w:val="right" w:pos="9072" w:leader="dot"/>
            </w:tabs>
            <w:rPr/>
          </w:pPr>
          <w:hyperlink w:anchor="__RefHeading___Toc18555_6043959221">
            <w:r>
              <w:rPr>
                <w:rStyle w:val="IndexLink"/>
              </w:rPr>
              <w:t>3.1 Team</w:t>
              <w:tab/>
              <w:t>6</w:t>
            </w:r>
          </w:hyperlink>
        </w:p>
        <w:p>
          <w:pPr>
            <w:pStyle w:val="Contents3"/>
            <w:tabs>
              <w:tab w:val="clear" w:pos="9512"/>
              <w:tab w:val="right" w:pos="9072" w:leader="dot"/>
            </w:tabs>
            <w:rPr/>
          </w:pPr>
          <w:hyperlink w:anchor="__RefHeading___Toc18555_60439592211">
            <w:r>
              <w:rPr>
                <w:rStyle w:val="IndexLink"/>
              </w:rPr>
              <w:t>3.2 Contributors</w:t>
              <w:tab/>
              <w:t>6</w:t>
            </w:r>
          </w:hyperlink>
        </w:p>
        <w:p>
          <w:pPr>
            <w:pStyle w:val="Contents3"/>
            <w:tabs>
              <w:tab w:val="clear" w:pos="9512"/>
              <w:tab w:val="right" w:pos="9072" w:leader="dot"/>
            </w:tabs>
            <w:rPr/>
          </w:pPr>
          <w:hyperlink w:anchor="__RefHeading___Toc15848_123726876">
            <w:r>
              <w:rPr>
                <w:rStyle w:val="IndexLink"/>
              </w:rPr>
              <w:t>4 Workflow</w:t>
              <w:tab/>
              <w:t>8</w:t>
            </w:r>
          </w:hyperlink>
        </w:p>
        <w:p>
          <w:pPr>
            <w:pStyle w:val="Contents2"/>
            <w:tabs>
              <w:tab w:val="clear" w:pos="720"/>
              <w:tab w:val="right" w:pos="9072" w:leader="dot"/>
            </w:tabs>
            <w:rPr/>
          </w:pPr>
          <w:hyperlink w:anchor="__RefHeading___Toc16795_604395922">
            <w:r>
              <w:rPr>
                <w:rStyle w:val="IndexLink"/>
              </w:rPr>
              <w:t>II Database structure</w:t>
              <w:tab/>
              <w:t>9</w:t>
            </w:r>
          </w:hyperlink>
        </w:p>
        <w:p>
          <w:pPr>
            <w:pStyle w:val="Contents3"/>
            <w:tabs>
              <w:tab w:val="clear" w:pos="9512"/>
              <w:tab w:val="right" w:pos="9072" w:leader="dot"/>
            </w:tabs>
            <w:rPr/>
          </w:pPr>
          <w:hyperlink w:anchor="__RefHeading___Toc17931_604395922">
            <w:r>
              <w:rPr>
                <w:rStyle w:val="IndexLink"/>
              </w:rPr>
              <w:t>2.1 Design principles – overview</w:t>
              <w:tab/>
              <w:t>9</w:t>
            </w:r>
          </w:hyperlink>
        </w:p>
        <w:p>
          <w:pPr>
            <w:pStyle w:val="Contents3"/>
            <w:tabs>
              <w:tab w:val="clear" w:pos="9512"/>
              <w:tab w:val="right" w:pos="9072" w:leader="dot"/>
            </w:tabs>
            <w:rPr/>
          </w:pPr>
          <w:hyperlink w:anchor="__RefHeading___Toc5561_604395922">
            <w:r>
              <w:rPr>
                <w:rStyle w:val="IndexLink"/>
              </w:rPr>
              <w:t>2.2 Design principles – details</w:t>
              <w:tab/>
              <w:t>12</w:t>
            </w:r>
          </w:hyperlink>
        </w:p>
        <w:p>
          <w:pPr>
            <w:pStyle w:val="Contents3"/>
            <w:tabs>
              <w:tab w:val="clear" w:pos="9512"/>
              <w:tab w:val="right" w:pos="9072" w:leader="dot"/>
            </w:tabs>
            <w:rPr/>
          </w:pPr>
          <w:hyperlink w:anchor="__RefHeading___Toc5563_604395922">
            <w:r>
              <w:rPr>
                <w:rStyle w:val="IndexLink"/>
              </w:rPr>
              <w:t>2.2.1 Code</w:t>
              <w:tab/>
              <w:t>12</w:t>
            </w:r>
          </w:hyperlink>
        </w:p>
        <w:p>
          <w:pPr>
            <w:pStyle w:val="Contents3"/>
            <w:tabs>
              <w:tab w:val="clear" w:pos="9512"/>
              <w:tab w:val="right" w:pos="9072" w:leader="dot"/>
            </w:tabs>
            <w:rPr/>
          </w:pPr>
          <w:hyperlink w:anchor="__RefHeading___Toc5565_604395922">
            <w:r>
              <w:rPr>
                <w:rStyle w:val="IndexLink"/>
              </w:rPr>
              <w:t>2.2.2 Subset</w:t>
              <w:tab/>
              <w:t>12</w:t>
            </w:r>
          </w:hyperlink>
        </w:p>
        <w:p>
          <w:pPr>
            <w:pStyle w:val="Contents3"/>
            <w:tabs>
              <w:tab w:val="clear" w:pos="9512"/>
              <w:tab w:val="right" w:pos="9072" w:leader="dot"/>
            </w:tabs>
            <w:rPr/>
          </w:pPr>
          <w:hyperlink w:anchor="__RefHeading___Toc5567_604395922">
            <w:r>
              <w:rPr>
                <w:rStyle w:val="IndexLink"/>
              </w:rPr>
              <w:t>2.2.3 Data source</w:t>
              <w:tab/>
              <w:t>13</w:t>
            </w:r>
          </w:hyperlink>
        </w:p>
        <w:p>
          <w:pPr>
            <w:pStyle w:val="Contents3"/>
            <w:tabs>
              <w:tab w:val="clear" w:pos="9512"/>
              <w:tab w:val="right" w:pos="9072" w:leader="dot"/>
            </w:tabs>
            <w:rPr/>
          </w:pPr>
          <w:hyperlink w:anchor="__RefHeading___Toc5569_604395922">
            <w:r>
              <w:rPr>
                <w:rStyle w:val="IndexLink"/>
              </w:rPr>
              <w:t>2.2.4 Author(s)</w:t>
              <w:tab/>
              <w:t>13</w:t>
            </w:r>
          </w:hyperlink>
        </w:p>
        <w:p>
          <w:pPr>
            <w:pStyle w:val="Contents3"/>
            <w:tabs>
              <w:tab w:val="clear" w:pos="9512"/>
              <w:tab w:val="right" w:pos="9072" w:leader="dot"/>
            </w:tabs>
            <w:rPr/>
          </w:pPr>
          <w:hyperlink w:anchor="__RefHeading___Toc5571_604395922">
            <w:r>
              <w:rPr>
                <w:rStyle w:val="IndexLink"/>
              </w:rPr>
              <w:t>2.2.5 Macro-area (Dryer)</w:t>
              <w:tab/>
              <w:t>13</w:t>
            </w:r>
          </w:hyperlink>
        </w:p>
        <w:p>
          <w:pPr>
            <w:pStyle w:val="Contents3"/>
            <w:tabs>
              <w:tab w:val="clear" w:pos="9512"/>
              <w:tab w:val="right" w:pos="9072" w:leader="dot"/>
            </w:tabs>
            <w:rPr/>
          </w:pPr>
          <w:hyperlink w:anchor="__RefHeading___Toc5573_604395922">
            <w:r>
              <w:rPr>
                <w:rStyle w:val="IndexLink"/>
              </w:rPr>
              <w:t>2.2.6 Macro-area (Hammarström/Donohue)</w:t>
              <w:tab/>
              <w:t>14</w:t>
            </w:r>
          </w:hyperlink>
        </w:p>
        <w:p>
          <w:pPr>
            <w:pStyle w:val="Contents3"/>
            <w:tabs>
              <w:tab w:val="clear" w:pos="9512"/>
              <w:tab w:val="right" w:pos="9072" w:leader="dot"/>
            </w:tabs>
            <w:rPr/>
          </w:pPr>
          <w:hyperlink w:anchor="__RefHeading___Toc5575_604395922">
            <w:r>
              <w:rPr>
                <w:rStyle w:val="IndexLink"/>
              </w:rPr>
              <w:t>2.2.7 Family</w:t>
              <w:tab/>
              <w:t>14</w:t>
            </w:r>
          </w:hyperlink>
        </w:p>
        <w:p>
          <w:pPr>
            <w:pStyle w:val="Contents3"/>
            <w:tabs>
              <w:tab w:val="clear" w:pos="9512"/>
              <w:tab w:val="right" w:pos="9072" w:leader="dot"/>
            </w:tabs>
            <w:rPr/>
          </w:pPr>
          <w:hyperlink w:anchor="__RefHeading___Toc5577_604395922">
            <w:r>
              <w:rPr>
                <w:rStyle w:val="IndexLink"/>
              </w:rPr>
              <w:t>2.2.8 Glottocode</w:t>
              <w:tab/>
              <w:t>14</w:t>
            </w:r>
          </w:hyperlink>
        </w:p>
        <w:p>
          <w:pPr>
            <w:pStyle w:val="Contents3"/>
            <w:tabs>
              <w:tab w:val="clear" w:pos="9512"/>
              <w:tab w:val="right" w:pos="9072" w:leader="dot"/>
            </w:tabs>
            <w:rPr/>
          </w:pPr>
          <w:hyperlink w:anchor="__RefHeading___Toc5581_604395922">
            <w:r>
              <w:rPr>
                <w:rStyle w:val="IndexLink"/>
              </w:rPr>
              <w:t>2.2.10 Genus</w:t>
              <w:tab/>
              <w:t>14</w:t>
            </w:r>
          </w:hyperlink>
        </w:p>
        <w:p>
          <w:pPr>
            <w:pStyle w:val="Contents3"/>
            <w:tabs>
              <w:tab w:val="clear" w:pos="9512"/>
              <w:tab w:val="right" w:pos="9072" w:leader="dot"/>
            </w:tabs>
            <w:rPr/>
          </w:pPr>
          <w:hyperlink w:anchor="__RefHeading___Toc5583_604395922">
            <w:r>
              <w:rPr>
                <w:rStyle w:val="IndexLink"/>
              </w:rPr>
              <w:t>2.2.11 Language</w:t>
              <w:tab/>
              <w:t>15</w:t>
            </w:r>
          </w:hyperlink>
        </w:p>
        <w:p>
          <w:pPr>
            <w:pStyle w:val="Contents3"/>
            <w:tabs>
              <w:tab w:val="clear" w:pos="9512"/>
              <w:tab w:val="right" w:pos="9072" w:leader="dot"/>
            </w:tabs>
            <w:rPr/>
          </w:pPr>
          <w:hyperlink w:anchor="__RefHeading___Toc5585_604395922">
            <w:r>
              <w:rPr>
                <w:rStyle w:val="IndexLink"/>
              </w:rPr>
              <w:t>2.2.12 Level of reconstruction (if applicable)</w:t>
              <w:tab/>
              <w:t>15</w:t>
            </w:r>
          </w:hyperlink>
        </w:p>
        <w:p>
          <w:pPr>
            <w:pStyle w:val="Contents3"/>
            <w:tabs>
              <w:tab w:val="clear" w:pos="9512"/>
              <w:tab w:val="right" w:pos="9072" w:leader="dot"/>
            </w:tabs>
            <w:rPr/>
          </w:pPr>
          <w:hyperlink w:anchor="__RefHeading___Toc5587_604395922">
            <w:r>
              <w:rPr>
                <w:rStyle w:val="IndexLink"/>
              </w:rPr>
              <w:t>2.2.13 Source form</w:t>
              <w:tab/>
              <w:t>15</w:t>
            </w:r>
          </w:hyperlink>
        </w:p>
        <w:p>
          <w:pPr>
            <w:pStyle w:val="Contents3"/>
            <w:tabs>
              <w:tab w:val="clear" w:pos="9512"/>
              <w:tab w:val="right" w:pos="9072" w:leader="dot"/>
            </w:tabs>
            <w:rPr/>
          </w:pPr>
          <w:hyperlink w:anchor="__RefHeading___Toc5589_604395922">
            <w:r>
              <w:rPr>
                <w:rStyle w:val="IndexLink"/>
              </w:rPr>
              <w:t>2.2.14 Source meaning</w:t>
              <w:tab/>
              <w:t>16</w:t>
            </w:r>
          </w:hyperlink>
        </w:p>
        <w:p>
          <w:pPr>
            <w:pStyle w:val="Contents3"/>
            <w:tabs>
              <w:tab w:val="clear" w:pos="9512"/>
              <w:tab w:val="right" w:pos="9072" w:leader="dot"/>
            </w:tabs>
            <w:rPr/>
          </w:pPr>
          <w:hyperlink w:anchor="__RefHeading___Toc5591_604395922">
            <w:r>
              <w:rPr>
                <w:rStyle w:val="IndexLink"/>
              </w:rPr>
              <w:t>2.2.15 Source meaning (simplified)</w:t>
              <w:tab/>
              <w:t>17</w:t>
            </w:r>
          </w:hyperlink>
        </w:p>
        <w:p>
          <w:pPr>
            <w:pStyle w:val="Contents3"/>
            <w:tabs>
              <w:tab w:val="clear" w:pos="9512"/>
              <w:tab w:val="right" w:pos="9072" w:leader="dot"/>
            </w:tabs>
            <w:rPr/>
          </w:pPr>
          <w:hyperlink w:anchor="__RefHeading___Toc5593_604395922">
            <w:r>
              <w:rPr>
                <w:rStyle w:val="IndexLink"/>
              </w:rPr>
              <w:t>2.2.16 Target form</w:t>
              <w:tab/>
              <w:t>18</w:t>
            </w:r>
          </w:hyperlink>
        </w:p>
        <w:p>
          <w:pPr>
            <w:pStyle w:val="Contents3"/>
            <w:tabs>
              <w:tab w:val="clear" w:pos="9512"/>
              <w:tab w:val="right" w:pos="9072" w:leader="dot"/>
            </w:tabs>
            <w:rPr/>
          </w:pPr>
          <w:hyperlink w:anchor="__RefHeading___Toc5595_604395922">
            <w:r>
              <w:rPr>
                <w:rStyle w:val="IndexLink"/>
              </w:rPr>
              <w:t>2.2.17 Target meaning</w:t>
              <w:tab/>
              <w:t>19</w:t>
            </w:r>
          </w:hyperlink>
        </w:p>
        <w:p>
          <w:pPr>
            <w:pStyle w:val="Contents3"/>
            <w:tabs>
              <w:tab w:val="clear" w:pos="9512"/>
              <w:tab w:val="right" w:pos="9072" w:leader="dot"/>
            </w:tabs>
            <w:rPr/>
          </w:pPr>
          <w:hyperlink w:anchor="__RefHeading___Toc5597_604395922">
            <w:r>
              <w:rPr>
                <w:rStyle w:val="IndexLink"/>
              </w:rPr>
              <w:t>2.2.18 Target meaning (simplified)</w:t>
              <w:tab/>
              <w:t>19</w:t>
            </w:r>
          </w:hyperlink>
        </w:p>
        <w:p>
          <w:pPr>
            <w:pStyle w:val="Contents3"/>
            <w:tabs>
              <w:tab w:val="clear" w:pos="9512"/>
              <w:tab w:val="right" w:pos="9072" w:leader="dot"/>
            </w:tabs>
            <w:rPr/>
          </w:pPr>
          <w:hyperlink w:anchor="__RefHeading___Toc5599_604395922">
            <w:r>
              <w:rPr>
                <w:rStyle w:val="IndexLink"/>
              </w:rPr>
              <w:t>2.2.19 Example (material)</w:t>
              <w:tab/>
              <w:t>20</w:t>
            </w:r>
          </w:hyperlink>
        </w:p>
        <w:p>
          <w:pPr>
            <w:pStyle w:val="Contents3"/>
            <w:tabs>
              <w:tab w:val="clear" w:pos="9512"/>
              <w:tab w:val="right" w:pos="9072" w:leader="dot"/>
            </w:tabs>
            <w:rPr/>
          </w:pPr>
          <w:hyperlink w:anchor="__RefHeading___Toc5601_604395922">
            <w:r>
              <w:rPr>
                <w:rStyle w:val="IndexLink"/>
              </w:rPr>
              <w:t>2.2.20 Example (glossing)</w:t>
              <w:tab/>
              <w:t>20</w:t>
            </w:r>
          </w:hyperlink>
        </w:p>
        <w:p>
          <w:pPr>
            <w:pStyle w:val="Contents3"/>
            <w:tabs>
              <w:tab w:val="clear" w:pos="9512"/>
              <w:tab w:val="right" w:pos="9072" w:leader="dot"/>
            </w:tabs>
            <w:rPr/>
          </w:pPr>
          <w:hyperlink w:anchor="__RefHeading___Toc5603_604395922">
            <w:r>
              <w:rPr>
                <w:rStyle w:val="IndexLink"/>
              </w:rPr>
              <w:t>2.2.21 Example (translation)</w:t>
              <w:tab/>
              <w:t>20</w:t>
            </w:r>
          </w:hyperlink>
        </w:p>
        <w:p>
          <w:pPr>
            <w:pStyle w:val="Contents3"/>
            <w:tabs>
              <w:tab w:val="clear" w:pos="9512"/>
              <w:tab w:val="right" w:pos="9072" w:leader="dot"/>
            </w:tabs>
            <w:rPr/>
          </w:pPr>
          <w:hyperlink w:anchor="__RefHeading___Toc18382_604395922">
            <w:r>
              <w:rPr>
                <w:rStyle w:val="IndexLink"/>
              </w:rPr>
              <w:t>2.2.22 Example (reference)</w:t>
              <w:tab/>
              <w:t>20</w:t>
            </w:r>
          </w:hyperlink>
        </w:p>
        <w:p>
          <w:pPr>
            <w:pStyle w:val="Contents3"/>
            <w:tabs>
              <w:tab w:val="clear" w:pos="9512"/>
              <w:tab w:val="right" w:pos="9072" w:leader="dot"/>
            </w:tabs>
            <w:rPr/>
          </w:pPr>
          <w:hyperlink w:anchor="__RefHeading___Toc5605_604395922">
            <w:r>
              <w:rPr>
                <w:rStyle w:val="IndexLink"/>
              </w:rPr>
              <w:t>2.2.23 Comments</w:t>
              <w:tab/>
              <w:t>20</w:t>
            </w:r>
          </w:hyperlink>
        </w:p>
        <w:p>
          <w:pPr>
            <w:pStyle w:val="Contents3"/>
            <w:tabs>
              <w:tab w:val="clear" w:pos="9512"/>
              <w:tab w:val="right" w:pos="9072" w:leader="dot"/>
            </w:tabs>
            <w:rPr/>
          </w:pPr>
          <w:hyperlink w:anchor="__RefHeading___Toc30450_1543955912">
            <w:r>
              <w:rPr>
                <w:rStyle w:val="IndexLink"/>
              </w:rPr>
              <w:t>2.2.24 Parameters</w:t>
              <w:tab/>
              <w:t>21</w:t>
            </w:r>
          </w:hyperlink>
        </w:p>
        <w:p>
          <w:pPr>
            <w:pStyle w:val="Contents3"/>
            <w:tabs>
              <w:tab w:val="clear" w:pos="9512"/>
              <w:tab w:val="right" w:pos="9072" w:leader="dot"/>
            </w:tabs>
            <w:rPr/>
          </w:pPr>
          <w:hyperlink w:anchor="__RefHeading___Toc3254_3335791526">
            <w:r>
              <w:rPr>
                <w:rStyle w:val="IndexLink"/>
              </w:rPr>
              <w:t>2.3 Bibliography</w:t>
              <w:tab/>
              <w:t>21</w:t>
            </w:r>
          </w:hyperlink>
        </w:p>
        <w:p>
          <w:pPr>
            <w:pStyle w:val="Contents2"/>
            <w:tabs>
              <w:tab w:val="clear" w:pos="720"/>
              <w:tab w:val="right" w:pos="9072" w:leader="dot"/>
            </w:tabs>
            <w:rPr/>
          </w:pPr>
          <w:hyperlink w:anchor="__RefHeading___Toc4320_929207613">
            <w:r>
              <w:rPr>
                <w:rStyle w:val="IndexLink"/>
              </w:rPr>
              <w:t>III Further: How to cite / Contact / License</w:t>
              <w:tab/>
              <w:t>22</w:t>
            </w:r>
          </w:hyperlink>
        </w:p>
        <w:p>
          <w:pPr>
            <w:pStyle w:val="Contents2"/>
            <w:tabs>
              <w:tab w:val="clear" w:pos="720"/>
              <w:tab w:val="right" w:pos="9072" w:leader="dot"/>
            </w:tabs>
            <w:rPr/>
          </w:pPr>
          <w:hyperlink w:anchor="__RefHeading___Toc4322_929207613">
            <w:r>
              <w:rPr>
                <w:rStyle w:val="IndexLink"/>
              </w:rPr>
              <w:t>License</w:t>
              <w:tab/>
              <w:t>22</w:t>
            </w:r>
          </w:hyperlink>
        </w:p>
        <w:p>
          <w:pPr>
            <w:pStyle w:val="Contents2"/>
            <w:tabs>
              <w:tab w:val="clear" w:pos="720"/>
              <w:tab w:val="right" w:pos="9072" w:leader="dot"/>
            </w:tabs>
            <w:rPr/>
          </w:pPr>
          <w:hyperlink w:anchor="__RefHeading___Toc3651_929207613">
            <w:r>
              <w:rPr>
                <w:rStyle w:val="IndexLink"/>
              </w:rPr>
              <w:t>Contact</w:t>
              <w:tab/>
              <w:t>22</w:t>
            </w:r>
          </w:hyperlink>
        </w:p>
        <w:p>
          <w:pPr>
            <w:pStyle w:val="Contents2"/>
            <w:tabs>
              <w:tab w:val="clear" w:pos="720"/>
              <w:tab w:val="right" w:pos="9072" w:leader="dot"/>
            </w:tabs>
            <w:rPr/>
          </w:pPr>
          <w:hyperlink w:anchor="__RefHeading___Toc3653_929207613">
            <w:r>
              <w:rPr>
                <w:rStyle w:val="IndexLink"/>
              </w:rPr>
              <w:t>How to cite MAGRAM</w:t>
              <w:tab/>
              <w:t>22</w:t>
            </w:r>
          </w:hyperlink>
          <w:r>
            <w:rPr>
              <w:rStyle w:val="IndexLink"/>
            </w:rPr>
            <w:fldChar w:fldCharType="end"/>
          </w:r>
        </w:p>
      </w:sdtContent>
    </w:sdt>
    <w:p>
      <w:pPr>
        <w:pStyle w:val="Normal"/>
        <w:spacing w:lineRule="auto" w:line="360"/>
        <w:rPr>
          <w:rFonts w:cs="Calibri"/>
          <w:b/>
          <w:b/>
          <w:bCs/>
          <w:sz w:val="24"/>
          <w:szCs w:val="24"/>
          <w:highlight w:val="yellow"/>
          <w:lang w:val="en-US"/>
        </w:rPr>
      </w:pPr>
      <w:r>
        <w:rPr>
          <w:rFonts w:cs="Calibri"/>
          <w:b/>
          <w:bCs/>
          <w:sz w:val="24"/>
          <w:szCs w:val="24"/>
          <w:highlight w:val="yellow"/>
          <w:lang w:val="en-US"/>
        </w:rPr>
      </w:r>
      <w:r>
        <w:br w:type="page"/>
      </w:r>
    </w:p>
    <w:p>
      <w:pPr>
        <w:pStyle w:val="Heading2"/>
        <w:numPr>
          <w:ilvl w:val="0"/>
          <w:numId w:val="2"/>
        </w:numPr>
        <w:rPr>
          <w:rFonts w:ascii="FreeSerif" w:hAnsi="FreeSerif"/>
          <w:color w:val="000000"/>
          <w:sz w:val="24"/>
          <w:szCs w:val="24"/>
          <w:lang w:val="en-US"/>
        </w:rPr>
      </w:pPr>
      <w:ins w:id="0" w:author="Bisang, Prof. Dr. Walter" w:date="2022-01-24T22:24:00Z">
        <w:bookmarkStart w:id="2" w:name="__RefHeading___Toc16818_604395922"/>
        <w:bookmarkStart w:id="3" w:name="_Toc41224845"/>
        <w:bookmarkEnd w:id="2"/>
        <w:r>
          <w:rPr>
            <w:rFonts w:ascii="FreeSerif" w:hAnsi="FreeSerif"/>
            <w:color w:val="000000"/>
            <w:sz w:val="24"/>
            <w:szCs w:val="24"/>
            <w:lang w:val="en-GB"/>
          </w:rPr>
          <w:t>History and development of the project</w:t>
        </w:r>
      </w:ins>
      <w:del w:id="1" w:author="Bisang, Prof. Dr. Walter" w:date="2022-01-24T22:24:00Z">
        <w:bookmarkEnd w:id="3"/>
        <w:r>
          <w:rPr>
            <w:rFonts w:ascii="FreeSerif" w:hAnsi="FreeSerif"/>
            <w:color w:val="000000"/>
            <w:sz w:val="24"/>
            <w:szCs w:val="24"/>
            <w:lang w:val="en-GB"/>
          </w:rPr>
          <w:delText>Introduction to the project</w:delText>
        </w:r>
      </w:del>
    </w:p>
    <w:p>
      <w:pPr>
        <w:pStyle w:val="Normal"/>
        <w:spacing w:lineRule="auto" w:line="360"/>
        <w:rPr>
          <w:rFonts w:ascii="FreeSerif" w:hAnsi="FreeSerif"/>
          <w:b/>
          <w:b/>
          <w:bCs/>
          <w:color w:val="000000"/>
          <w:sz w:val="24"/>
          <w:szCs w:val="24"/>
          <w:lang w:val="en-GB"/>
        </w:rPr>
      </w:pPr>
      <w:r>
        <w:rPr>
          <w:rFonts w:ascii="FreeSerif" w:hAnsi="FreeSerif"/>
          <w:b/>
          <w:bCs/>
          <w:color w:val="000000"/>
          <w:sz w:val="24"/>
          <w:szCs w:val="24"/>
          <w:lang w:val="en-GB"/>
        </w:rPr>
      </w:r>
    </w:p>
    <w:p>
      <w:pPr>
        <w:pStyle w:val="Heading3"/>
        <w:numPr>
          <w:ilvl w:val="0"/>
          <w:numId w:val="3"/>
        </w:numPr>
        <w:rPr>
          <w:rFonts w:ascii="FreeSerif" w:hAnsi="FreeSerif"/>
          <w:color w:val="000000"/>
        </w:rPr>
      </w:pPr>
      <w:bookmarkStart w:id="4" w:name="__RefHeading___Toc18553_604395922"/>
      <w:bookmarkEnd w:id="4"/>
      <w:r>
        <w:rPr>
          <w:rFonts w:ascii="FreeSerif" w:hAnsi="FreeSerif"/>
          <w:color w:val="000000"/>
        </w:rPr>
        <w:t>Research agenda</w:t>
      </w:r>
    </w:p>
    <w:p>
      <w:pPr>
        <w:pStyle w:val="Heading3"/>
        <w:rPr>
          <w:rFonts w:ascii="FreeSerif" w:hAnsi="FreeSerif"/>
          <w:color w:val="000000"/>
        </w:rPr>
      </w:pPr>
      <w:r>
        <w:rPr>
          <w:rFonts w:ascii="FreeSerif" w:hAnsi="FreeSerif"/>
          <w:color w:val="000000"/>
        </w:rPr>
      </w:r>
    </w:p>
    <w:p>
      <w:pPr>
        <w:pStyle w:val="Normal"/>
        <w:spacing w:lineRule="auto" w:line="360"/>
        <w:rPr>
          <w:rFonts w:ascii="FreeSerif" w:hAnsi="FreeSerif" w:cs="Calibri"/>
          <w:color w:val="000000"/>
          <w:sz w:val="24"/>
          <w:szCs w:val="24"/>
          <w:lang w:val="en-GB"/>
          <w:del w:id="7" w:author="Bisang, Prof. Dr. Walter" w:date="2022-01-24T22:31:00Z"/>
        </w:rPr>
      </w:pPr>
      <w:hyperlink r:id="rId3">
        <w:r>
          <w:rPr>
            <w:rStyle w:val="InternetLink"/>
            <w:rFonts w:cs="Calibri" w:ascii="FreeSerif" w:hAnsi="FreeSerif"/>
            <w:color w:val="000000"/>
            <w:sz w:val="24"/>
            <w:szCs w:val="24"/>
            <w:lang w:val="en-GB"/>
          </w:rPr>
          <w:t>MAGRAM</w:t>
        </w:r>
      </w:hyperlink>
      <w:r>
        <w:rPr>
          <w:rFonts w:cs="Calibri" w:ascii="FreeSerif" w:hAnsi="FreeSerif"/>
          <w:color w:val="000000"/>
          <w:sz w:val="24"/>
          <w:szCs w:val="24"/>
          <w:lang w:val="en-GB"/>
        </w:rPr>
        <w:t xml:space="preserve"> is the acronym of the MAinz GRAMmaticalization project, a project funded by the German Research Foundation</w:t>
      </w:r>
      <w:ins w:id="2" w:author="Bisang, Prof. Dr. Walter" w:date="2022-01-24T22:29:00Z">
        <w:r>
          <w:rPr>
            <w:rFonts w:cs="Calibri" w:ascii="FreeSerif" w:hAnsi="FreeSerif"/>
            <w:color w:val="000000"/>
            <w:sz w:val="24"/>
            <w:szCs w:val="24"/>
            <w:lang w:val="en-GB"/>
          </w:rPr>
          <w:t xml:space="preserve"> (DFG</w:t>
        </w:r>
      </w:ins>
      <w:r>
        <w:rPr>
          <w:rFonts w:cs="Calibri" w:ascii="FreeSerif" w:hAnsi="FreeSerif"/>
          <w:color w:val="000000"/>
          <w:sz w:val="24"/>
          <w:szCs w:val="24"/>
          <w:lang w:val="en-GB"/>
        </w:rPr>
        <w:t>; under BI 591/12–1</w:t>
      </w:r>
      <w:ins w:id="3" w:author="Bisang, Prof. Dr. Walter" w:date="2022-01-24T22:29:00Z">
        <w:r>
          <w:rPr>
            <w:rFonts w:cs="Calibri" w:ascii="FreeSerif" w:hAnsi="FreeSerif"/>
            <w:color w:val="000000"/>
            <w:sz w:val="24"/>
            <w:szCs w:val="24"/>
            <w:lang w:val="en-GB"/>
          </w:rPr>
          <w:t>)</w:t>
        </w:r>
      </w:ins>
      <w:r>
        <w:rPr>
          <w:rFonts w:cs="Calibri" w:ascii="FreeSerif" w:hAnsi="FreeSerif"/>
          <w:color w:val="000000"/>
          <w:sz w:val="24"/>
          <w:szCs w:val="24"/>
          <w:lang w:val="en-GB"/>
        </w:rPr>
        <w:t xml:space="preserve"> at the Johannes-Gutenberg Universität Mainz under the lead of </w:t>
      </w:r>
      <w:hyperlink r:id="rId4">
        <w:r>
          <w:rPr>
            <w:rStyle w:val="InternetLink"/>
            <w:rFonts w:cs="Calibri" w:ascii="FreeSerif" w:hAnsi="FreeSerif"/>
            <w:color w:val="000000"/>
            <w:sz w:val="24"/>
            <w:szCs w:val="24"/>
            <w:lang w:val="en-GB"/>
          </w:rPr>
          <w:t>Prof. Dr. Walter Bisang</w:t>
        </w:r>
      </w:hyperlink>
      <w:r>
        <w:rPr>
          <w:rFonts w:cs="Calibri" w:ascii="FreeSerif" w:hAnsi="FreeSerif"/>
          <w:color w:val="000000"/>
          <w:sz w:val="24"/>
          <w:szCs w:val="24"/>
          <w:lang w:val="en-GB"/>
        </w:rPr>
        <w:t xml:space="preserve"> and </w:t>
      </w:r>
      <w:hyperlink r:id="rId5">
        <w:r>
          <w:rPr>
            <w:rStyle w:val="InternetLink"/>
            <w:rFonts w:cs="Calibri" w:ascii="FreeSerif" w:hAnsi="FreeSerif"/>
            <w:color w:val="000000"/>
            <w:sz w:val="24"/>
            <w:szCs w:val="24"/>
            <w:lang w:val="en-GB"/>
          </w:rPr>
          <w:t>apl. Prof. Dr. Andrej Malchukov</w:t>
        </w:r>
      </w:hyperlink>
      <w:ins w:id="4" w:author="Bisang, Prof. Dr. Walter" w:date="2022-01-24T22:28:00Z">
        <w:r>
          <w:rPr>
            <w:rFonts w:cs="Calibri" w:ascii="FreeSerif" w:hAnsi="FreeSerif"/>
            <w:color w:val="000000"/>
            <w:sz w:val="24"/>
            <w:szCs w:val="24"/>
            <w:lang w:val="en-GB"/>
          </w:rPr>
          <w:t xml:space="preserve"> from </w:t>
        </w:r>
      </w:ins>
      <w:ins w:id="5" w:author="Bisang, Prof. Dr. Walter" w:date="2022-01-24T22:29:00Z">
        <w:r>
          <w:rPr>
            <w:rFonts w:cs="Calibri" w:ascii="FreeSerif" w:hAnsi="FreeSerif"/>
            <w:color w:val="000000"/>
            <w:sz w:val="24"/>
            <w:szCs w:val="24"/>
            <w:lang w:val="en-GB"/>
          </w:rPr>
          <w:t>January 2016 – March 2020.</w:t>
        </w:r>
      </w:ins>
      <w:del w:id="6" w:author="Bisang, Prof. Dr. Walter" w:date="2022-01-24T22:28:00Z">
        <w:r>
          <w:rPr>
            <w:rFonts w:cs="Calibri" w:ascii="FreeSerif" w:hAnsi="FreeSerif"/>
            <w:color w:val="000000"/>
            <w:sz w:val="24"/>
            <w:szCs w:val="24"/>
            <w:lang w:val="en-GB"/>
          </w:rPr>
          <w:delText>.</w:delText>
        </w:r>
      </w:del>
    </w:p>
    <w:p>
      <w:pPr>
        <w:pStyle w:val="Normal"/>
        <w:spacing w:lineRule="auto" w:line="360"/>
        <w:rPr>
          <w:rFonts w:ascii="FreeSerif" w:hAnsi="FreeSerif" w:cs="Calibri"/>
          <w:color w:val="000000"/>
          <w:sz w:val="24"/>
          <w:szCs w:val="24"/>
          <w:lang w:val="en-GB"/>
          <w:ins w:id="9" w:author="Bisang, Prof. Dr. Walter" w:date="2022-01-24T22:31:00Z"/>
        </w:rPr>
      </w:pPr>
      <w:ins w:id="8" w:author="Bisang, Prof. Dr. Walter" w:date="2022-01-24T22:31:00Z">
        <w:r>
          <w:rPr>
            <w:rFonts w:cs="Calibri" w:ascii="FreeSerif" w:hAnsi="FreeSerif"/>
            <w:color w:val="000000"/>
            <w:sz w:val="24"/>
            <w:szCs w:val="24"/>
            <w:lang w:val="en-GB"/>
          </w:rPr>
        </w:r>
      </w:ins>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 xml:space="preserve">MAGRAM started out from the </w:t>
      </w:r>
      <w:del w:id="10" w:author="Unknown Author" w:date="2022-01-25T10:50:13Z">
        <w:r>
          <w:rPr>
            <w:rFonts w:cs="Calibri" w:ascii="FreeSerif" w:hAnsi="FreeSerif"/>
            <w:color w:val="000000"/>
            <w:sz w:val="24"/>
            <w:szCs w:val="24"/>
            <w:lang w:val="en-GB"/>
          </w:rPr>
          <w:delText xml:space="preserve">general assumption </w:delText>
        </w:r>
      </w:del>
      <w:ins w:id="11" w:author="Unknown Author" w:date="2022-01-25T10:50:13Z">
        <w:r>
          <w:rPr>
            <w:rFonts w:eastAsia="Calibri" w:cs="Calibri" w:ascii="FreeSerif" w:hAnsi="FreeSerif"/>
            <w:color w:val="000000"/>
            <w:sz w:val="24"/>
            <w:szCs w:val="24"/>
            <w:lang w:val="en-GB"/>
          </w:rPr>
          <w:t xml:space="preserve">observation </w:t>
        </w:r>
      </w:ins>
      <w:r>
        <w:rPr>
          <w:rFonts w:cs="Calibri" w:ascii="FreeSerif" w:hAnsi="FreeSerif"/>
          <w:color w:val="000000"/>
          <w:sz w:val="24"/>
          <w:szCs w:val="24"/>
          <w:lang w:val="en-GB"/>
        </w:rPr>
        <w:t xml:space="preserve">that grammaticalization is </w:t>
      </w:r>
      <w:del w:id="12" w:author="Unknown Author" w:date="2022-01-25T10:50:35Z">
        <w:r>
          <w:rPr>
            <w:rFonts w:cs="Calibri" w:ascii="FreeSerif" w:hAnsi="FreeSerif"/>
            <w:color w:val="000000"/>
            <w:sz w:val="24"/>
            <w:szCs w:val="24"/>
            <w:lang w:val="en-GB"/>
          </w:rPr>
          <w:delText>a</w:delText>
        </w:r>
      </w:del>
      <w:ins w:id="13" w:author="Unknown Author" w:date="2022-01-25T10:50:35Z">
        <w:r>
          <w:rPr>
            <w:rFonts w:eastAsia="Calibri" w:cs="Calibri" w:ascii="FreeSerif" w:hAnsi="FreeSerif"/>
            <w:color w:val="000000"/>
            <w:sz w:val="24"/>
            <w:szCs w:val="24"/>
            <w:lang w:val="en-GB"/>
          </w:rPr>
          <w:t>not necessarily</w:t>
        </w:r>
      </w:ins>
      <w:r>
        <w:rPr>
          <w:rFonts w:cs="Calibri" w:ascii="FreeSerif" w:hAnsi="FreeSerif"/>
          <w:color w:val="000000"/>
          <w:sz w:val="24"/>
          <w:szCs w:val="24"/>
          <w:lang w:val="en-GB"/>
        </w:rPr>
        <w:t xml:space="preserve"> cross-linguistically homogeneous </w:t>
      </w:r>
      <w:ins w:id="14" w:author="Unknown Author" w:date="2022-01-25T10:50:49Z">
        <w:r>
          <w:rPr>
            <w:rFonts w:cs="Calibri" w:ascii="FreeSerif" w:hAnsi="FreeSerif"/>
            <w:color w:val="000000"/>
            <w:sz w:val="24"/>
            <w:szCs w:val="24"/>
            <w:lang w:val="en-GB"/>
          </w:rPr>
          <w:t>(cf. Bisang 2011)</w:t>
        </w:r>
      </w:ins>
      <w:del w:id="15" w:author="Unknown Author" w:date="2022-01-25T10:50:45Z">
        <w:r>
          <w:rPr>
            <w:rFonts w:cs="Calibri" w:ascii="FreeSerif" w:hAnsi="FreeSerif"/>
            <w:color w:val="000000"/>
            <w:sz w:val="24"/>
            <w:szCs w:val="24"/>
            <w:lang w:val="en-GB"/>
          </w:rPr>
          <w:delText>phenomenon</w:delText>
        </w:r>
      </w:del>
      <w:del w:id="16" w:author="Unknown Author" w:date="2022-01-25T10:51:48Z">
        <w:r>
          <w:rPr>
            <w:rFonts w:cs="Calibri" w:ascii="FreeSerif" w:hAnsi="FreeSerif"/>
            <w:color w:val="000000"/>
            <w:sz w:val="24"/>
            <w:szCs w:val="24"/>
            <w:lang w:val="en-GB"/>
          </w:rPr>
          <w:delText>,</w:delText>
        </w:r>
      </w:del>
      <w:ins w:id="17" w:author="Unknown Author" w:date="2022-01-25T10:51:56Z">
        <w:r>
          <w:rPr>
            <w:rFonts w:cs="Calibri" w:ascii="FreeSerif" w:hAnsi="FreeSerif"/>
            <w:color w:val="000000"/>
            <w:sz w:val="24"/>
            <w:szCs w:val="24"/>
            <w:lang w:val="en-GB"/>
          </w:rPr>
          <w:t>.</w:t>
        </w:r>
      </w:ins>
      <w:r>
        <w:rPr>
          <w:rFonts w:cs="Calibri" w:ascii="FreeSerif" w:hAnsi="FreeSerif"/>
          <w:color w:val="000000"/>
          <w:sz w:val="24"/>
          <w:szCs w:val="24"/>
          <w:lang w:val="en-GB"/>
        </w:rPr>
        <w:t xml:space="preserve"> </w:t>
      </w:r>
      <w:del w:id="18" w:author="Unknown Author" w:date="2022-01-25T10:52:38Z">
        <w:r>
          <w:rPr>
            <w:rFonts w:cs="Calibri" w:ascii="FreeSerif" w:hAnsi="FreeSerif"/>
            <w:color w:val="000000"/>
            <w:sz w:val="24"/>
            <w:szCs w:val="24"/>
            <w:lang w:val="en-GB"/>
          </w:rPr>
          <w:delText xml:space="preserve">and </w:delText>
        </w:r>
      </w:del>
      <w:ins w:id="19" w:author="Unknown Author" w:date="2022-01-25T10:52:38Z">
        <w:r>
          <w:rPr>
            <w:rFonts w:eastAsia="Calibri" w:cs="Calibri" w:ascii="FreeSerif" w:hAnsi="FreeSerif"/>
            <w:color w:val="000000"/>
            <w:sz w:val="24"/>
            <w:szCs w:val="24"/>
            <w:lang w:val="en-GB"/>
          </w:rPr>
          <w:t xml:space="preserve">For that reason it </w:t>
        </w:r>
      </w:ins>
      <w:r>
        <w:rPr>
          <w:rFonts w:cs="Calibri" w:ascii="FreeSerif" w:hAnsi="FreeSerif"/>
          <w:color w:val="000000"/>
          <w:sz w:val="24"/>
          <w:szCs w:val="24"/>
          <w:lang w:val="en-GB"/>
        </w:rPr>
        <w:t>tried to see to what extent there could actually be areal and/or cross-phylogenetic variation along the following two hypotheses:</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(i) Grammaticalization paths of the type [SOURCE → TARGET] show areal/genetic variation in terms of the sources that undergo grammaticalization as well as in terms of target</w:t>
      </w:r>
      <w:ins w:id="20" w:author="Bisang, Prof. Dr. Walter" w:date="2022-01-24T22:37:00Z">
        <w:r>
          <w:rPr>
            <w:rFonts w:cs="Calibri" w:ascii="FreeSerif" w:hAnsi="FreeSerif"/>
            <w:color w:val="000000"/>
            <w:sz w:val="24"/>
            <w:szCs w:val="24"/>
            <w:lang w:val="en-GB"/>
          </w:rPr>
          <w:t>s linked to a specific concept</w:t>
        </w:r>
      </w:ins>
      <w:del w:id="21" w:author="Bisang, Prof. Dr. Walter" w:date="2022-01-24T22:37:00Z">
        <w:r>
          <w:rPr>
            <w:rFonts w:cs="Calibri" w:ascii="FreeSerif" w:hAnsi="FreeSerif"/>
            <w:color w:val="000000"/>
            <w:sz w:val="24"/>
            <w:szCs w:val="24"/>
            <w:lang w:val="en-GB"/>
          </w:rPr>
          <w:delText xml:space="preserve"> concepts</w:delText>
        </w:r>
      </w:del>
      <w:r>
        <w:rPr>
          <w:rFonts w:cs="Calibri" w:ascii="FreeSerif" w:hAnsi="FreeSerif"/>
          <w:color w:val="000000"/>
          <w:sz w:val="24"/>
          <w:szCs w:val="24"/>
          <w:lang w:val="en-GB"/>
        </w:rPr>
        <w:t>.</w:t>
      </w:r>
    </w:p>
    <w:p>
      <w:pPr>
        <w:pStyle w:val="Normal"/>
        <w:spacing w:lineRule="auto" w:line="360"/>
        <w:rPr>
          <w:rFonts w:ascii="FreeSerif" w:hAnsi="FreeSerif"/>
          <w:color w:val="000000"/>
          <w:sz w:val="24"/>
          <w:szCs w:val="24"/>
          <w:lang w:val="en-US"/>
          <w:del w:id="28" w:author="Unknown Author" w:date="2022-01-25T10:44:01Z"/>
        </w:rPr>
      </w:pPr>
      <w:r>
        <w:rPr>
          <w:rFonts w:cs="Calibri" w:ascii="FreeSerif" w:hAnsi="FreeSerif"/>
          <w:color w:val="000000"/>
          <w:sz w:val="24"/>
          <w:szCs w:val="24"/>
          <w:lang w:val="en-GB"/>
        </w:rPr>
        <w:t xml:space="preserve">(ii) There are </w:t>
      </w:r>
      <w:ins w:id="22" w:author="Unknown Author" w:date="2022-01-25T10:55:48Z">
        <w:r>
          <w:rPr>
            <w:rFonts w:cs="Calibri" w:ascii="FreeSerif" w:hAnsi="FreeSerif"/>
            <w:color w:val="000000"/>
            <w:sz w:val="24"/>
            <w:szCs w:val="24"/>
            <w:lang w:val="en-GB"/>
          </w:rPr>
          <w:t xml:space="preserve">cross-linguistic </w:t>
        </w:r>
      </w:ins>
      <w:r>
        <w:rPr>
          <w:rFonts w:cs="Calibri" w:ascii="FreeSerif" w:hAnsi="FreeSerif"/>
          <w:color w:val="000000"/>
          <w:sz w:val="24"/>
          <w:szCs w:val="24"/>
          <w:lang w:val="en-GB"/>
        </w:rPr>
        <w:t xml:space="preserve">differences in the </w:t>
      </w:r>
      <w:ins w:id="23" w:author="Unknown Author" w:date="2022-01-25T10:43:35Z">
        <w:r>
          <w:rPr>
            <w:rFonts w:cs="Calibri" w:ascii="FreeSerif" w:hAnsi="FreeSerif"/>
            <w:color w:val="000000"/>
            <w:sz w:val="24"/>
            <w:szCs w:val="24"/>
            <w:lang w:val="en-GB"/>
          </w:rPr>
          <w:t xml:space="preserve">degree of </w:t>
        </w:r>
      </w:ins>
      <w:r>
        <w:rPr>
          <w:rFonts w:cs="Calibri" w:ascii="FreeSerif" w:hAnsi="FreeSerif"/>
          <w:color w:val="000000"/>
          <w:sz w:val="24"/>
          <w:szCs w:val="24"/>
          <w:lang w:val="en-GB"/>
        </w:rPr>
        <w:t xml:space="preserve">covariation of meaning and form, </w:t>
      </w:r>
      <w:del w:id="24" w:author="Unknown Author" w:date="2022-01-25T10:44:01Z">
        <w:r>
          <w:rPr>
            <w:rFonts w:cs="Calibri" w:ascii="FreeSerif" w:hAnsi="FreeSerif"/>
            <w:color w:val="000000"/>
            <w:sz w:val="24"/>
            <w:szCs w:val="24"/>
            <w:lang w:val="en-GB"/>
          </w:rPr>
          <w:delText>i.e., the coevolution of meaning and form shows differences between semantic change and different form-related parameters and it is likely that there also are some areal differences</w:delText>
        </w:r>
      </w:del>
      <w:del w:id="25" w:author="Unknown Author" w:date="2022-01-25T10:44:01Z">
        <w:r>
          <w:rPr/>
          <w:commentReference w:id="0"/>
        </w:r>
      </w:del>
      <w:del w:id="26" w:author="Unknown Author" w:date="2022-01-25T10:44:01Z">
        <w:r>
          <w:rPr>
            <w:rFonts w:cs="Calibri" w:ascii="FreeSerif" w:hAnsi="FreeSerif"/>
            <w:color w:val="000000"/>
            <w:sz w:val="24"/>
            <w:szCs w:val="24"/>
            <w:lang w:val="en-GB"/>
          </w:rPr>
          <w:delText>.</w:delText>
        </w:r>
      </w:del>
      <w:del w:id="27" w:author="Unknown Author" w:date="2022-01-25T10:44:01Z">
        <w:r>
          <w:rPr/>
          <w:commentReference w:id="1"/>
        </w:r>
      </w:del>
    </w:p>
    <w:p>
      <w:pPr>
        <w:pStyle w:val="Normal"/>
        <w:spacing w:lineRule="auto" w:line="360"/>
        <w:rPr>
          <w:rFonts w:ascii="FreeSerif" w:hAnsi="FreeSerif"/>
          <w:color w:val="000000"/>
          <w:sz w:val="24"/>
          <w:szCs w:val="24"/>
          <w:lang w:val="en-US"/>
        </w:rPr>
      </w:pPr>
      <w:del w:id="29" w:author="Unknown Author" w:date="2022-01-25T10:44:01Z">
        <w:r>
          <w:rPr>
            <w:rFonts w:cs="Calibri" w:ascii="FreeSerif" w:hAnsi="FreeSerif"/>
            <w:color w:val="000000"/>
            <w:sz w:val="24"/>
            <w:szCs w:val="24"/>
            <w:lang w:val="en-GB"/>
          </w:rPr>
          <w:delText xml:space="preserve">There are limitations </w:delText>
        </w:r>
      </w:del>
      <w:del w:id="30" w:author="Unknown Author" w:date="2022-01-25T10:41:20Z">
        <w:r>
          <w:rPr>
            <w:rFonts w:cs="Calibri" w:ascii="FreeSerif" w:hAnsi="FreeSerif"/>
            <w:color w:val="000000"/>
            <w:sz w:val="24"/>
            <w:szCs w:val="24"/>
            <w:lang w:val="en-GB"/>
          </w:rPr>
          <w:delText>of</w:delText>
        </w:r>
      </w:del>
      <w:del w:id="31" w:author="Unknown Author" w:date="2022-01-25T10:44:01Z">
        <w:r>
          <w:rPr>
            <w:rFonts w:cs="Calibri" w:ascii="FreeSerif" w:hAnsi="FreeSerif"/>
            <w:color w:val="000000"/>
            <w:sz w:val="24"/>
            <w:szCs w:val="24"/>
            <w:lang w:val="en-GB"/>
          </w:rPr>
          <w:delText xml:space="preserve"> the coevolution of meaning and form</w:delText>
        </w:r>
      </w:del>
      <w:r>
        <w:rPr>
          <w:rFonts w:cs="Calibri" w:ascii="FreeSerif" w:hAnsi="FreeSerif"/>
          <w:color w:val="000000"/>
          <w:sz w:val="24"/>
          <w:szCs w:val="24"/>
          <w:lang w:val="en-GB"/>
        </w:rPr>
        <w:t xml:space="preserve"> in the sense that semantic changes do not necessarily entail changes in </w:t>
      </w:r>
      <w:del w:id="32" w:author="Unknown Author" w:date="2022-01-25T10:46:27Z">
        <w:r>
          <w:rPr>
            <w:rFonts w:cs="Calibri" w:ascii="FreeSerif" w:hAnsi="FreeSerif"/>
            <w:color w:val="000000"/>
            <w:sz w:val="24"/>
            <w:szCs w:val="24"/>
            <w:lang w:val="en-GB"/>
          </w:rPr>
          <w:delText>a selection of different</w:delText>
        </w:r>
      </w:del>
      <w:r>
        <w:rPr>
          <w:rFonts w:cs="Calibri" w:ascii="FreeSerif" w:hAnsi="FreeSerif"/>
          <w:color w:val="000000"/>
          <w:sz w:val="24"/>
          <w:szCs w:val="24"/>
          <w:lang w:val="en-GB"/>
        </w:rPr>
        <w:t xml:space="preserve"> form-related parameters.</w:t>
      </w:r>
      <w:del w:id="33" w:author="Unknown Author" w:date="2022-01-25T10:56:12Z">
        <w:r>
          <w:rPr>
            <w:rFonts w:cs="Calibri" w:ascii="FreeSerif" w:hAnsi="FreeSerif"/>
            <w:color w:val="000000"/>
            <w:sz w:val="24"/>
            <w:szCs w:val="24"/>
            <w:lang w:val="en-GB"/>
          </w:rPr>
          <w:delText xml:space="preserve"> The extent to which there is meaning/form coevolution is subject to areal differences</w:delText>
        </w:r>
      </w:del>
      <w:del w:id="34" w:author="Unknown Author" w:date="2022-01-25T10:56:12Z">
        <w:r>
          <w:rPr/>
          <w:commentReference w:id="2"/>
        </w:r>
      </w:del>
    </w:p>
    <w:p>
      <w:pPr>
        <w:pStyle w:val="Normal"/>
        <w:spacing w:lineRule="auto" w:line="360"/>
        <w:rPr>
          <w:rFonts w:ascii="FreeSerif" w:hAnsi="FreeSerif"/>
          <w:color w:val="000000"/>
          <w:sz w:val="24"/>
          <w:szCs w:val="24"/>
          <w:lang w:val="en-US"/>
        </w:rPr>
      </w:pPr>
      <w:r>
        <w:rPr>
          <w:rFonts w:ascii="FreeSerif" w:hAnsi="FreeSerif"/>
          <w:color w:val="000000"/>
          <w:sz w:val="24"/>
          <w:szCs w:val="24"/>
          <w:lang w:val="en-US"/>
        </w:rPr>
      </w:r>
    </w:p>
    <w:p>
      <w:pPr>
        <w:pStyle w:val="Normal"/>
        <w:spacing w:lineRule="auto" w:line="360"/>
        <w:rPr>
          <w:rFonts w:ascii="FreeSerif" w:hAnsi="FreeSerif"/>
          <w:color w:val="000000"/>
          <w:sz w:val="24"/>
          <w:szCs w:val="24"/>
          <w:lang w:val="en-US"/>
        </w:rPr>
      </w:pPr>
      <w:ins w:id="35" w:author="Bisang, Prof. Dr. Walter" w:date="2022-01-24T22:41:00Z">
        <w:r>
          <w:rPr>
            <w:rFonts w:cs="Calibri" w:ascii="FreeSerif" w:hAnsi="FreeSerif"/>
            <w:color w:val="000000"/>
            <w:sz w:val="24"/>
            <w:szCs w:val="24"/>
            <w:lang w:val="en-GB"/>
          </w:rPr>
          <w:t>In addition to</w:t>
        </w:r>
      </w:ins>
      <w:del w:id="36" w:author="Bisang, Prof. Dr. Walter" w:date="2022-01-24T22:41:00Z">
        <w:r>
          <w:rPr>
            <w:rFonts w:cs="Calibri" w:ascii="FreeSerif" w:hAnsi="FreeSerif"/>
            <w:color w:val="000000"/>
            <w:sz w:val="24"/>
            <w:szCs w:val="24"/>
            <w:lang w:val="en-GB"/>
          </w:rPr>
          <w:delText>Apart from</w:delText>
        </w:r>
      </w:del>
      <w:r>
        <w:rPr>
          <w:rFonts w:cs="Calibri" w:ascii="FreeSerif" w:hAnsi="FreeSerif"/>
          <w:color w:val="000000"/>
          <w:sz w:val="24"/>
          <w:szCs w:val="24"/>
          <w:lang w:val="en-GB"/>
        </w:rPr>
        <w:t xml:space="preserve"> the present datab</w:t>
      </w:r>
      <w:ins w:id="37" w:author="Bisang, Prof. Dr. Walter" w:date="2022-01-24T22:41:00Z">
        <w:r>
          <w:rPr>
            <w:rFonts w:cs="Calibri" w:ascii="FreeSerif" w:hAnsi="FreeSerif"/>
            <w:color w:val="000000"/>
            <w:sz w:val="24"/>
            <w:szCs w:val="24"/>
            <w:lang w:val="en-GB"/>
          </w:rPr>
          <w:t>ase,</w:t>
        </w:r>
      </w:ins>
      <w:del w:id="38" w:author="Bisang, Prof. Dr. Walter" w:date="2022-01-24T22:41:00Z">
        <w:r>
          <w:rPr>
            <w:rFonts w:cs="Calibri" w:ascii="FreeSerif" w:hAnsi="FreeSerif"/>
            <w:color w:val="000000"/>
            <w:sz w:val="24"/>
            <w:szCs w:val="24"/>
            <w:lang w:val="en-GB"/>
          </w:rPr>
          <w:delText>ank</w:delText>
        </w:r>
      </w:del>
      <w:r>
        <w:rPr>
          <w:rFonts w:cs="Calibri" w:ascii="FreeSerif" w:hAnsi="FreeSerif"/>
          <w:color w:val="000000"/>
          <w:sz w:val="24"/>
          <w:szCs w:val="24"/>
          <w:lang w:val="en-GB"/>
        </w:rPr>
        <w:t xml:space="preserve"> the major outcome of the project is the publication of the two</w:t>
      </w:r>
      <w:ins w:id="39" w:author="Bisang, Prof. Dr. Walter" w:date="2022-01-24T22:53:00Z">
        <w:r>
          <w:rPr>
            <w:rFonts w:cs="Calibri" w:ascii="FreeSerif" w:hAnsi="FreeSerif"/>
            <w:color w:val="000000"/>
            <w:sz w:val="24"/>
            <w:szCs w:val="24"/>
            <w:lang w:val="en-GB"/>
          </w:rPr>
          <w:t>-</w:t>
        </w:r>
      </w:ins>
      <w:del w:id="40" w:author="Bisang, Prof. Dr. Walter" w:date="2022-01-24T22:53:00Z">
        <w:r>
          <w:rPr>
            <w:rFonts w:cs="Calibri" w:ascii="FreeSerif" w:hAnsi="FreeSerif"/>
            <w:color w:val="000000"/>
            <w:sz w:val="24"/>
            <w:szCs w:val="24"/>
            <w:lang w:val="en-GB"/>
          </w:rPr>
          <w:delText xml:space="preserve"> </w:delText>
        </w:r>
      </w:del>
      <w:r>
        <w:rPr>
          <w:rFonts w:cs="Calibri" w:ascii="FreeSerif" w:hAnsi="FreeSerif"/>
          <w:color w:val="000000"/>
          <w:sz w:val="24"/>
          <w:szCs w:val="24"/>
          <w:lang w:val="en-GB"/>
        </w:rPr>
        <w:t xml:space="preserve">volume Comparative Handbook of </w:t>
      </w:r>
      <w:hyperlink r:id="rId6">
        <w:r>
          <w:rPr>
            <w:rStyle w:val="InternetLink"/>
            <w:rFonts w:cs="Calibri" w:ascii="FreeSerif" w:hAnsi="FreeSerif"/>
            <w:color w:val="000000"/>
            <w:sz w:val="24"/>
            <w:szCs w:val="24"/>
            <w:lang w:val="en-GB"/>
          </w:rPr>
          <w:t>Grammaticalization Scenarios</w:t>
        </w:r>
      </w:hyperlink>
      <w:r>
        <w:rPr>
          <w:rFonts w:cs="Calibri" w:ascii="FreeSerif" w:hAnsi="FreeSerif"/>
          <w:color w:val="000000"/>
          <w:sz w:val="24"/>
          <w:szCs w:val="24"/>
          <w:lang w:val="en-GB"/>
        </w:rPr>
        <w:t xml:space="preserve"> (Bisang, Walter &amp; Malchukov, Andrej L. (eds.), 2020. </w:t>
      </w:r>
      <w:r>
        <w:rPr>
          <w:rFonts w:cs="Calibri" w:ascii="FreeSerif" w:hAnsi="FreeSerif"/>
          <w:i/>
          <w:iCs/>
          <w:color w:val="000000"/>
          <w:sz w:val="24"/>
          <w:szCs w:val="24"/>
          <w:lang w:val="en-GB"/>
          <w:rPrChange w:id="0" w:author="Bisang, Prof. Dr. Walter" w:date="2022-01-24T23:03:00Z"/>
        </w:rPr>
        <w:t>Grammaticalization Scenarios: Cross-linguistic Variation and Universal Tendencies</w:t>
      </w:r>
      <w:r>
        <w:rPr>
          <w:rFonts w:cs="Calibri" w:ascii="FreeSerif" w:hAnsi="FreeSerif"/>
          <w:color w:val="000000"/>
          <w:sz w:val="24"/>
          <w:szCs w:val="24"/>
          <w:lang w:val="en-GB"/>
        </w:rPr>
        <w:t>, Volume 1</w:t>
      </w:r>
      <w:del w:id="42" w:author="Bisang, Prof. Dr. Walter" w:date="2022-01-24T23:00:00Z">
        <w:r>
          <w:rPr>
            <w:rFonts w:cs="Calibri" w:ascii="FreeSerif" w:hAnsi="FreeSerif"/>
            <w:color w:val="000000"/>
            <w:sz w:val="24"/>
            <w:szCs w:val="24"/>
            <w:lang w:val="en-GB"/>
          </w:rPr>
          <w:delText>-2</w:delText>
        </w:r>
      </w:del>
      <w:r>
        <w:rPr>
          <w:rFonts w:cs="Calibri" w:ascii="FreeSerif" w:hAnsi="FreeSerif"/>
          <w:color w:val="000000"/>
          <w:sz w:val="24"/>
          <w:szCs w:val="24"/>
          <w:lang w:val="en-GB"/>
        </w:rPr>
        <w:t xml:space="preserve">: </w:t>
      </w:r>
      <w:r>
        <w:rPr>
          <w:rFonts w:cs="Calibri" w:ascii="FreeSerif" w:hAnsi="FreeSerif"/>
          <w:i/>
          <w:iCs/>
          <w:color w:val="000000"/>
          <w:sz w:val="24"/>
          <w:szCs w:val="24"/>
          <w:lang w:val="en-GB"/>
          <w:rPrChange w:id="0" w:author="Bisang, Prof. Dr. Walter" w:date="2022-01-24T23:03:00Z"/>
        </w:rPr>
        <w:t>Grammaticalization Scenarios from Europe and Asia</w:t>
      </w:r>
      <w:ins w:id="44" w:author="Bisang, Prof. Dr. Walter" w:date="2022-01-24T23:00:00Z">
        <w:r>
          <w:rPr>
            <w:rFonts w:cs="Calibri" w:ascii="FreeSerif" w:hAnsi="FreeSerif"/>
            <w:color w:val="000000"/>
            <w:sz w:val="24"/>
            <w:szCs w:val="24"/>
            <w:lang w:val="en-GB"/>
          </w:rPr>
          <w:t xml:space="preserve">, Volume </w:t>
        </w:r>
      </w:ins>
      <w:ins w:id="45" w:author="Bisang, Prof. Dr. Walter" w:date="2022-01-24T23:01:00Z">
        <w:r>
          <w:rPr>
            <w:rFonts w:cs="Calibri" w:ascii="FreeSerif" w:hAnsi="FreeSerif"/>
            <w:color w:val="000000"/>
            <w:sz w:val="24"/>
            <w:szCs w:val="24"/>
            <w:lang w:val="en-GB"/>
          </w:rPr>
          <w:t xml:space="preserve">2: </w:t>
        </w:r>
      </w:ins>
      <w:ins w:id="46" w:author="Bisang, Prof. Dr. Walter" w:date="2022-01-24T23:01:00Z">
        <w:r>
          <w:rPr>
            <w:rFonts w:cs="Calibri" w:ascii="FreeSerif" w:hAnsi="FreeSerif"/>
            <w:i/>
            <w:iCs/>
            <w:color w:val="000000"/>
            <w:sz w:val="24"/>
            <w:szCs w:val="24"/>
            <w:lang w:val="en-GB"/>
          </w:rPr>
          <w:t>Grammaticalizations Scenarios from Africa, the Americas, and the Pacific</w:t>
        </w:r>
      </w:ins>
      <w:ins w:id="47" w:author="Bisang, Prof. Dr. Walter" w:date="2022-01-24T23:01:00Z">
        <w:r>
          <w:rPr>
            <w:rFonts w:cs="Calibri" w:ascii="FreeSerif" w:hAnsi="FreeSerif"/>
            <w:color w:val="000000"/>
            <w:sz w:val="24"/>
            <w:szCs w:val="24"/>
            <w:lang w:val="en-GB"/>
          </w:rPr>
          <w:t>.</w:t>
        </w:r>
      </w:ins>
      <w:del w:id="48" w:author="Bisang, Prof. Dr. Walter" w:date="2022-01-24T23:00:00Z">
        <w:r>
          <w:rPr>
            <w:rFonts w:cs="Calibri" w:ascii="FreeSerif" w:hAnsi="FreeSerif"/>
            <w:color w:val="000000"/>
            <w:sz w:val="24"/>
            <w:szCs w:val="24"/>
            <w:lang w:val="en-GB"/>
          </w:rPr>
          <w:delText>.</w:delText>
        </w:r>
      </w:del>
      <w:r>
        <w:rPr>
          <w:rFonts w:cs="Calibri" w:ascii="FreeSerif" w:hAnsi="FreeSerif"/>
          <w:color w:val="000000"/>
          <w:sz w:val="24"/>
          <w:szCs w:val="24"/>
          <w:lang w:val="en-GB"/>
        </w:rPr>
        <w:t xml:space="preserve"> Berlin: Mouton De Gruyter. 2020), which included the position paper by the MAGRAM team (Bisang et al. 2020a), the Questionnaire [</w:t>
      </w:r>
      <w:r>
        <w:rPr>
          <w:rFonts w:cs="Calibri" w:ascii="FreeSerif" w:hAnsi="FreeSerif"/>
          <w:color w:val="000000"/>
          <w:sz w:val="24"/>
          <w:szCs w:val="24"/>
          <w:highlight w:val="red"/>
          <w:lang w:val="en-GB"/>
        </w:rPr>
        <w:t>link to questionnaire]</w:t>
      </w:r>
      <w:r>
        <w:rPr>
          <w:rFonts w:cs="Calibri" w:ascii="FreeSerif" w:hAnsi="FreeSerif"/>
          <w:color w:val="000000"/>
          <w:sz w:val="24"/>
          <w:szCs w:val="24"/>
          <w:lang w:val="en-GB"/>
        </w:rPr>
        <w:t xml:space="preserve"> (Bisang et al. 2020</w:t>
      </w:r>
      <w:ins w:id="49" w:author="Bisang, Prof. Dr. Walter" w:date="2022-01-24T23:02:00Z">
        <w:r>
          <w:rPr>
            <w:rFonts w:cs="Calibri" w:ascii="FreeSerif" w:hAnsi="FreeSerif"/>
            <w:color w:val="000000"/>
            <w:sz w:val="24"/>
            <w:szCs w:val="24"/>
            <w:lang w:val="en-GB"/>
          </w:rPr>
          <w:t>b</w:t>
        </w:r>
      </w:ins>
      <w:r>
        <w:rPr>
          <w:rFonts w:cs="Calibri" w:ascii="FreeSerif" w:hAnsi="FreeSerif"/>
          <w:color w:val="000000"/>
          <w:sz w:val="24"/>
          <w:szCs w:val="24"/>
          <w:lang w:val="en-GB"/>
        </w:rPr>
        <w:t>), as well as 25 in-depth studies of grammaticalization scenarios in individual languages</w:t>
      </w:r>
      <w:ins w:id="50" w:author="Bisang, Prof. Dr. Walter" w:date="2022-01-24T23:02:00Z">
        <w:r>
          <w:rPr>
            <w:rFonts w:cs="Calibri" w:ascii="FreeSerif" w:hAnsi="FreeSerif"/>
            <w:color w:val="000000"/>
            <w:sz w:val="24"/>
            <w:szCs w:val="24"/>
            <w:lang w:val="en-GB"/>
          </w:rPr>
          <w:t>, families or areas</w:t>
        </w:r>
      </w:ins>
      <w:r>
        <w:rPr>
          <w:rFonts w:cs="Calibri" w:ascii="FreeSerif" w:hAnsi="FreeSerif"/>
          <w:color w:val="000000"/>
          <w:sz w:val="24"/>
          <w:szCs w:val="24"/>
          <w:lang w:val="en-GB"/>
        </w:rPr>
        <w:t xml:space="preserve"> based on the questionnaire. The questionnaire (Bisang et al. 2020</w:t>
      </w:r>
      <w:ins w:id="51" w:author="Bisang, Prof. Dr. Walter" w:date="2022-01-24T23:03:00Z">
        <w:r>
          <w:rPr>
            <w:rFonts w:cs="Calibri" w:ascii="FreeSerif" w:hAnsi="FreeSerif"/>
            <w:color w:val="000000"/>
            <w:sz w:val="24"/>
            <w:szCs w:val="24"/>
            <w:lang w:val="en-GB"/>
          </w:rPr>
          <w:t>b</w:t>
        </w:r>
      </w:ins>
      <w:r>
        <w:rPr>
          <w:rFonts w:cs="Calibri" w:ascii="FreeSerif" w:hAnsi="FreeSerif"/>
          <w:color w:val="000000"/>
          <w:sz w:val="24"/>
          <w:szCs w:val="24"/>
          <w:lang w:val="en-GB"/>
        </w:rPr>
        <w:t>) is presented as part of the database manual below.</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spacing w:lineRule="auto" w:line="360"/>
        <w:rPr>
          <w:rFonts w:ascii="FreeSerif" w:hAnsi="FreeSerif"/>
          <w:b/>
          <w:b/>
          <w:bCs/>
          <w:color w:val="000000"/>
          <w:sz w:val="24"/>
          <w:szCs w:val="24"/>
          <w:lang w:val="en-GB"/>
        </w:rPr>
      </w:pPr>
      <w:r>
        <w:rPr>
          <w:rFonts w:ascii="FreeSerif" w:hAnsi="FreeSerif"/>
          <w:b/>
          <w:bCs/>
          <w:color w:val="000000"/>
          <w:sz w:val="24"/>
          <w:szCs w:val="24"/>
          <w:lang w:val="en-GB"/>
        </w:rPr>
      </w:r>
    </w:p>
    <w:p>
      <w:pPr>
        <w:pStyle w:val="Heading3"/>
        <w:numPr>
          <w:ilvl w:val="0"/>
          <w:numId w:val="3"/>
        </w:numPr>
        <w:rPr>
          <w:rFonts w:ascii="FreeSerif" w:hAnsi="FreeSerif"/>
          <w:color w:val="000000"/>
          <w:lang w:val="en-GB"/>
        </w:rPr>
      </w:pPr>
      <w:bookmarkStart w:id="5" w:name="__RefHeading___Toc18553_6043959221"/>
      <w:bookmarkEnd w:id="5"/>
      <w:r>
        <w:rPr>
          <w:rFonts w:ascii="FreeSerif" w:hAnsi="FreeSerif"/>
          <w:color w:val="000000"/>
          <w:lang w:val="en-GB"/>
        </w:rPr>
        <w:t>Methodology</w:t>
      </w:r>
    </w:p>
    <w:p>
      <w:pPr>
        <w:pStyle w:val="Normal"/>
        <w:rPr>
          <w:rFonts w:ascii="FreeSerif" w:hAnsi="FreeSerif"/>
          <w:color w:val="000000"/>
          <w:sz w:val="24"/>
          <w:szCs w:val="24"/>
        </w:rPr>
      </w:pPr>
      <w:r>
        <w:rPr>
          <w:rFonts w:ascii="FreeSerif" w:hAnsi="FreeSerif"/>
          <w:color w:val="000000"/>
          <w:sz w:val="24"/>
          <w:szCs w:val="24"/>
        </w:rPr>
      </w:r>
    </w:p>
    <w:p>
      <w:pPr>
        <w:pStyle w:val="Normal"/>
        <w:spacing w:lineRule="auto" w:line="480" w:before="120" w:after="0"/>
        <w:jc w:val="both"/>
        <w:rPr>
          <w:rFonts w:ascii="FreeSerif" w:hAnsi="FreeSerif"/>
          <w:color w:val="000000"/>
          <w:sz w:val="24"/>
          <w:szCs w:val="24"/>
          <w:lang w:val="en-US"/>
        </w:rPr>
      </w:pPr>
      <w:r>
        <w:rPr>
          <w:rFonts w:eastAsia="SimSun" w:cs="Times New Roman" w:ascii="FreeSerif" w:hAnsi="FreeSerif"/>
          <w:color w:val="000000"/>
          <w:sz w:val="24"/>
          <w:szCs w:val="24"/>
          <w:lang w:val="en-GB"/>
        </w:rPr>
        <w:t xml:space="preserve">In this section we provide a brief explanation (described in more detail in the questionnaire </w:t>
      </w:r>
      <w:r>
        <w:rPr>
          <w:rFonts w:eastAsia="SimSun" w:cs="Times New Roman" w:ascii="FreeSerif" w:hAnsi="FreeSerif"/>
          <w:color w:val="000000"/>
          <w:sz w:val="24"/>
          <w:szCs w:val="24"/>
          <w:highlight w:val="red"/>
          <w:lang w:val="en-GB"/>
        </w:rPr>
        <w:t>link to questionnaire</w:t>
      </w:r>
      <w:r>
        <w:rPr>
          <w:rFonts w:eastAsia="SimSun" w:cs="Times New Roman" w:ascii="FreeSerif" w:hAnsi="FreeSerif"/>
          <w:color w:val="000000"/>
          <w:sz w:val="24"/>
          <w:szCs w:val="24"/>
          <w:lang w:val="en-GB"/>
        </w:rPr>
        <w:t>)</w:t>
      </w:r>
      <w:ins w:id="52" w:author="Bisang, Prof. Dr. Walter" w:date="2022-01-24T23:08:00Z">
        <w:r>
          <w:rPr>
            <w:rFonts w:eastAsia="SimSun" w:cs="Times New Roman" w:ascii="FreeSerif" w:hAnsi="FreeSerif"/>
            <w:color w:val="000000"/>
            <w:sz w:val="24"/>
            <w:szCs w:val="24"/>
            <w:lang w:val="en-GB"/>
          </w:rPr>
          <w:t xml:space="preserve"> on </w:t>
        </w:r>
      </w:ins>
      <w:del w:id="53" w:author="Bisang, Prof. Dr. Walter" w:date="2022-01-24T23:08:00Z">
        <w:r>
          <w:rPr>
            <w:rFonts w:eastAsia="SimSun" w:cs="Times New Roman" w:ascii="FreeSerif" w:hAnsi="FreeSerif"/>
            <w:color w:val="000000"/>
            <w:sz w:val="24"/>
            <w:szCs w:val="24"/>
            <w:lang w:val="en-GB"/>
          </w:rPr>
          <w:delText xml:space="preserve">, </w:delText>
        </w:r>
      </w:del>
      <w:r>
        <w:rPr>
          <w:rFonts w:eastAsia="SimSun" w:cs="Times New Roman" w:ascii="FreeSerif" w:hAnsi="FreeSerif"/>
          <w:color w:val="000000"/>
          <w:sz w:val="24"/>
          <w:szCs w:val="24"/>
          <w:lang w:val="en-GB"/>
        </w:rPr>
        <w:t>how grammaticalization paths have been recorded for the database.</w:t>
      </w:r>
    </w:p>
    <w:p>
      <w:pPr>
        <w:pStyle w:val="Normal"/>
        <w:spacing w:lineRule="auto" w:line="360"/>
        <w:rPr>
          <w:rFonts w:ascii="FreeSerif" w:hAnsi="FreeSerif"/>
          <w:b/>
          <w:b/>
          <w:bCs/>
          <w:color w:val="000000"/>
          <w:sz w:val="24"/>
          <w:szCs w:val="24"/>
          <w:lang w:val="en-GB"/>
        </w:rPr>
      </w:pPr>
      <w:r>
        <w:rPr>
          <w:rFonts w:ascii="FreeSerif" w:hAnsi="FreeSerif"/>
          <w:b/>
          <w:bCs/>
          <w:color w:val="000000"/>
          <w:sz w:val="24"/>
          <w:szCs w:val="24"/>
          <w:lang w:val="en-GB"/>
        </w:rPr>
      </w:r>
    </w:p>
    <w:p>
      <w:pPr>
        <w:pStyle w:val="Heading3"/>
        <w:numPr>
          <w:ilvl w:val="1"/>
          <w:numId w:val="3"/>
        </w:numPr>
        <w:rPr>
          <w:rFonts w:ascii="FreeSerif" w:hAnsi="FreeSerif"/>
          <w:color w:val="000000"/>
          <w:lang w:val="en-GB"/>
        </w:rPr>
      </w:pPr>
      <w:bookmarkStart w:id="6" w:name="__RefHeading___Toc18553_60439592211"/>
      <w:bookmarkEnd w:id="6"/>
      <w:r>
        <w:rPr>
          <w:rFonts w:ascii="FreeSerif" w:hAnsi="FreeSerif"/>
          <w:color w:val="000000"/>
          <w:lang w:val="en-GB"/>
        </w:rPr>
        <w:t>Basics</w:t>
      </w:r>
    </w:p>
    <w:p>
      <w:pPr>
        <w:pStyle w:val="Normal"/>
        <w:rPr>
          <w:lang w:val="en-GB"/>
        </w:rPr>
      </w:pPr>
      <w:r>
        <w:rPr>
          <w:lang w:val="en-GB"/>
        </w:rPr>
      </w:r>
    </w:p>
    <w:p>
      <w:pPr>
        <w:pStyle w:val="Normal"/>
        <w:spacing w:lineRule="auto" w:line="480" w:before="120" w:after="0"/>
        <w:jc w:val="both"/>
        <w:rPr>
          <w:rFonts w:ascii="FreeSerif" w:hAnsi="FreeSerif"/>
          <w:color w:val="000000"/>
          <w:sz w:val="24"/>
          <w:szCs w:val="24"/>
          <w:lang w:val="en-GB"/>
        </w:rPr>
      </w:pPr>
      <w:r>
        <w:rPr>
          <w:rFonts w:eastAsia="SimSun" w:cs="Times New Roman" w:ascii="FreeSerif" w:hAnsi="FreeSerif"/>
          <w:color w:val="000000"/>
          <w:sz w:val="24"/>
          <w:szCs w:val="24"/>
          <w:lang w:val="en-GB"/>
        </w:rPr>
        <w:t>Each grammaticalization path</w:t>
      </w:r>
      <w:del w:id="54" w:author="Bisang, Prof. Dr. Walter" w:date="2022-01-24T23:09:00Z">
        <w:r>
          <w:rPr>
            <w:rFonts w:eastAsia="SimSun" w:cs="Times New Roman" w:ascii="FreeSerif" w:hAnsi="FreeSerif"/>
            <w:color w:val="000000"/>
            <w:sz w:val="24"/>
            <w:szCs w:val="24"/>
            <w:lang w:val="en-GB"/>
          </w:rPr>
          <w:delText>s</w:delText>
        </w:r>
      </w:del>
      <w:r>
        <w:rPr>
          <w:rFonts w:eastAsia="SimSun" w:cs="Times New Roman" w:ascii="FreeSerif" w:hAnsi="FreeSerif"/>
          <w:color w:val="000000"/>
          <w:sz w:val="24"/>
          <w:szCs w:val="24"/>
          <w:lang w:val="en-GB"/>
        </w:rPr>
        <w:t xml:space="preserve"> is described by its source and its target. Both are described by their form and function/meaning, as is also customary in schematic representations of grammaticalization clines. A famous example would be:</w:t>
      </w:r>
    </w:p>
    <w:p>
      <w:pPr>
        <w:pStyle w:val="Normal"/>
        <w:spacing w:lineRule="auto" w:line="480" w:before="120" w:after="0"/>
        <w:jc w:val="both"/>
        <w:rPr>
          <w:rFonts w:ascii="FreeSerif" w:hAnsi="FreeSerif" w:eastAsia="SimSun" w:cs="Times New Roman"/>
          <w:i w:val="false"/>
          <w:i w:val="false"/>
          <w:iCs w:val="false"/>
          <w:color w:val="000000"/>
          <w:sz w:val="24"/>
          <w:szCs w:val="24"/>
          <w:lang w:val="en-GB"/>
          <w:del w:id="56" w:author="Unknown Author" w:date="2022-01-25T11:00:22Z"/>
        </w:rPr>
      </w:pPr>
      <w:del w:id="55" w:author="Unknown Author" w:date="2022-01-25T11:00:22Z">
        <w:r>
          <w:rPr>
            <w:rFonts w:eastAsia="SimSun" w:cs="Times New Roman" w:ascii="FreeSerif" w:hAnsi="FreeSerif"/>
            <w:i w:val="false"/>
            <w:iCs w:val="false"/>
            <w:color w:val="000000"/>
            <w:sz w:val="24"/>
            <w:szCs w:val="24"/>
            <w:lang w:val="en-GB"/>
          </w:rPr>
        </w:r>
      </w:del>
    </w:p>
    <w:p>
      <w:pPr>
        <w:pStyle w:val="Normal"/>
        <w:spacing w:lineRule="auto" w:line="480" w:before="120" w:after="0"/>
        <w:jc w:val="both"/>
        <w:rPr/>
      </w:pPr>
      <w:r>
        <w:rPr>
          <w:rFonts w:eastAsia="SimSun" w:cs="Times New Roman" w:ascii="FreeSerif" w:hAnsi="FreeSerif"/>
          <w:i w:val="false"/>
          <w:iCs w:val="false"/>
          <w:color w:val="000000"/>
          <w:sz w:val="24"/>
          <w:szCs w:val="24"/>
          <w:lang w:val="en-GB"/>
        </w:rPr>
        <w:tab/>
        <w:t xml:space="preserve">(1) </w:t>
      </w:r>
      <w:ins w:id="57" w:author="Unknown Author" w:date="2022-01-25T11:00:14Z">
        <w:r>
          <w:rPr>
            <w:rFonts w:eastAsia="SimSun" w:cs="Times New Roman" w:ascii="FreeSerif" w:hAnsi="FreeSerif"/>
            <w:i/>
            <w:iCs/>
            <w:color w:val="000000"/>
            <w:sz w:val="24"/>
            <w:szCs w:val="24"/>
            <w:lang w:val="en-GB"/>
          </w:rPr>
          <w:t xml:space="preserve">willan </w:t>
        </w:r>
      </w:ins>
      <w:ins w:id="58" w:author="Unknown Author" w:date="2022-01-25T11:00:14Z">
        <w:r>
          <w:rPr>
            <w:rFonts w:eastAsia="SimSun" w:cs="Times New Roman" w:ascii="FreeSerif" w:hAnsi="FreeSerif"/>
            <w:color w:val="000000"/>
            <w:sz w:val="24"/>
            <w:szCs w:val="24"/>
            <w:lang w:val="en-GB"/>
          </w:rPr>
          <w:t xml:space="preserve">‘want’ &gt; </w:t>
        </w:r>
      </w:ins>
      <w:ins w:id="59" w:author="Unknown Author" w:date="2022-01-25T11:00:14Z">
        <w:r>
          <w:rPr>
            <w:rFonts w:eastAsia="SimSun" w:cs="Times New Roman" w:ascii="FreeSerif" w:hAnsi="FreeSerif"/>
            <w:i/>
            <w:iCs/>
            <w:color w:val="000000"/>
            <w:sz w:val="24"/>
            <w:szCs w:val="24"/>
            <w:lang w:val="en-GB"/>
          </w:rPr>
          <w:t xml:space="preserve">will </w:t>
        </w:r>
      </w:ins>
      <w:ins w:id="60" w:author="Unknown Author" w:date="2022-01-25T11:00:14Z">
        <w:r>
          <w:rPr>
            <w:rFonts w:eastAsia="SimSun" w:cs="Times New Roman" w:ascii="FreeSerif" w:hAnsi="FreeSerif"/>
            <w:color w:val="000000"/>
            <w:sz w:val="24"/>
            <w:szCs w:val="24"/>
            <w:lang w:val="en-GB"/>
          </w:rPr>
          <w:t xml:space="preserve">future </w:t>
        </w:r>
      </w:ins>
      <w:r>
        <w:rPr>
          <w:rFonts w:eastAsia="SimSun" w:cs="Times New Roman" w:ascii="FreeSerif" w:hAnsi="FreeSerif"/>
          <w:color w:val="000000"/>
          <w:sz w:val="24"/>
          <w:szCs w:val="24"/>
          <w:lang w:val="en-GB"/>
        </w:rPr>
        <w:t>tense</w:t>
        <w:tab/>
      </w:r>
      <w:ins w:id="61" w:author="Unknown Author" w:date="2022-01-25T11:00:14Z">
        <w:r>
          <w:rPr>
            <w:rFonts w:eastAsia="SimSun" w:cs="Times New Roman" w:ascii="FreeSerif" w:hAnsi="FreeSerif"/>
            <w:color w:val="000000"/>
            <w:sz w:val="24"/>
            <w:szCs w:val="24"/>
            <w:lang w:val="en-GB"/>
          </w:rPr>
          <w:t>(</w:t>
        </w:r>
      </w:ins>
      <w:r>
        <w:rPr>
          <w:rFonts w:eastAsia="SimSun" w:cs="Times New Roman" w:ascii="FreeSerif" w:hAnsi="FreeSerif"/>
          <w:color w:val="000000"/>
          <w:kern w:val="0"/>
          <w:sz w:val="24"/>
          <w:szCs w:val="24"/>
          <w:lang w:val="en-GB" w:eastAsia="en-US" w:bidi="ar-SA"/>
        </w:rPr>
        <w:t>cf. Kuteva et al. 2019: 453, among others</w:t>
      </w:r>
      <w:ins w:id="62" w:author="Unknown Author" w:date="2022-01-25T11:00:14Z">
        <w:r>
          <w:rPr>
            <w:rFonts w:eastAsia="SimSun" w:cs="Times New Roman" w:ascii="FreeSerif" w:hAnsi="FreeSerif"/>
            <w:color w:val="000000"/>
            <w:sz w:val="24"/>
            <w:szCs w:val="24"/>
            <w:lang w:val="en-GB"/>
          </w:rPr>
          <w:t>)</w:t>
        </w:r>
      </w:ins>
    </w:p>
    <w:p>
      <w:pPr>
        <w:pStyle w:val="Normal"/>
        <w:spacing w:lineRule="auto" w:line="480" w:before="120" w:after="0"/>
        <w:jc w:val="both"/>
        <w:rPr>
          <w:rFonts w:ascii="FreeSerif" w:hAnsi="FreeSerif" w:eastAsia="SimSun" w:cs="Times New Roman"/>
          <w:color w:val="000000"/>
          <w:kern w:val="0"/>
          <w:sz w:val="24"/>
          <w:szCs w:val="24"/>
          <w:lang w:val="en-GB" w:eastAsia="en-US" w:bidi="ar-SA"/>
        </w:rPr>
      </w:pPr>
      <w:r>
        <w:rPr>
          <w:rFonts w:eastAsia="SimSun" w:cs="Times New Roman" w:ascii="FreeSerif" w:hAnsi="FreeSerif"/>
          <w:color w:val="000000"/>
          <w:kern w:val="0"/>
          <w:sz w:val="24"/>
          <w:szCs w:val="24"/>
          <w:lang w:val="en-GB" w:eastAsia="en-US" w:bidi="ar-SA"/>
        </w:rPr>
        <w:t>In this project, we have not systematically recorded all intermediate steps, but tried to record the earliest, most lexical meaning and the most grammaticalized function and the respective forms they take on.</w:t>
      </w:r>
    </w:p>
    <w:p>
      <w:pPr>
        <w:pStyle w:val="Normal"/>
        <w:spacing w:lineRule="auto" w:line="480" w:before="120" w:after="0"/>
        <w:jc w:val="both"/>
        <w:rPr>
          <w:rFonts w:ascii="FreeSerif" w:hAnsi="FreeSerif"/>
          <w:color w:val="000000"/>
          <w:sz w:val="24"/>
          <w:szCs w:val="24"/>
          <w:lang w:val="en-GB"/>
          <w:ins w:id="64" w:author="Unknown Author" w:date="2022-01-25T11:39:23Z"/>
        </w:rPr>
      </w:pPr>
      <w:ins w:id="63" w:author="Unknown Author" w:date="2022-01-25T11:39:23Z">
        <w:r>
          <w:rPr>
            <w:rFonts w:ascii="FreeSerif" w:hAnsi="FreeSerif"/>
            <w:color w:val="000000"/>
            <w:sz w:val="24"/>
            <w:szCs w:val="24"/>
            <w:lang w:val="en-GB"/>
          </w:rPr>
        </w:r>
      </w:ins>
    </w:p>
    <w:p>
      <w:pPr>
        <w:pStyle w:val="Heading3"/>
        <w:numPr>
          <w:ilvl w:val="1"/>
          <w:numId w:val="3"/>
        </w:numPr>
        <w:spacing w:lineRule="auto" w:line="480" w:before="120" w:after="0"/>
        <w:jc w:val="both"/>
        <w:rPr>
          <w:rFonts w:ascii="FreeSerif" w:hAnsi="FreeSerif" w:eastAsia="SimSun" w:cs="Times New Roman"/>
          <w:color w:val="000000"/>
          <w:sz w:val="24"/>
          <w:szCs w:val="24"/>
          <w:lang w:val="en-GB"/>
          <w:ins w:id="66" w:author="Unknown Author" w:date="2022-01-25T11:39:23Z"/>
        </w:rPr>
      </w:pPr>
      <w:ins w:id="65" w:author="Unknown Author" w:date="2022-01-25T11:39:23Z">
        <w:bookmarkStart w:id="7" w:name="__RefHeading___Toc4048_9292076131"/>
        <w:bookmarkEnd w:id="7"/>
        <w:r>
          <w:rPr>
            <w:rFonts w:eastAsia="SimSun" w:cs="Times New Roman" w:ascii="FreeSerif" w:hAnsi="FreeSerif"/>
            <w:color w:val="000000"/>
            <w:sz w:val="24"/>
            <w:szCs w:val="24"/>
            <w:lang w:val="en-GB"/>
          </w:rPr>
          <w:t>Data</w:t>
        </w:r>
      </w:ins>
    </w:p>
    <w:p>
      <w:pPr>
        <w:pStyle w:val="Normal"/>
        <w:spacing w:lineRule="auto" w:line="480" w:before="120" w:after="0"/>
        <w:jc w:val="both"/>
        <w:rPr/>
      </w:pPr>
      <w:ins w:id="67" w:author="Unknown Author" w:date="2022-01-25T11:39:23Z">
        <w:r>
          <w:rPr>
            <w:rFonts w:eastAsia="SimSun" w:cs="Times New Roman" w:ascii="FreeSerif" w:hAnsi="FreeSerif"/>
            <w:color w:val="000000"/>
            <w:sz w:val="24"/>
            <w:szCs w:val="24"/>
            <w:lang w:val="en-GB"/>
          </w:rPr>
          <w:t xml:space="preserve">We extracted grammaticalization paths on the one hand from the chapters of the above-mentioned </w:t>
        </w:r>
      </w:ins>
      <w:hyperlink r:id="rId7">
        <w:ins w:id="68" w:author="Unknown Author" w:date="2022-01-25T11:39:23Z">
          <w:r>
            <w:rPr>
              <w:rStyle w:val="InternetLink"/>
              <w:rFonts w:eastAsia="SimSun" w:cs="Times New Roman" w:ascii="FreeSerif" w:hAnsi="FreeSerif"/>
              <w:color w:val="000000"/>
              <w:sz w:val="24"/>
              <w:szCs w:val="24"/>
              <w:lang w:val="en-GB"/>
            </w:rPr>
            <w:t>handbook</w:t>
          </w:r>
        </w:ins>
      </w:hyperlink>
      <w:ins w:id="69" w:author="Unknown Author" w:date="2022-01-25T11:39:23Z">
        <w:r>
          <w:rPr>
            <w:rFonts w:eastAsia="SimSun" w:cs="Times New Roman" w:ascii="FreeSerif" w:hAnsi="FreeSerif"/>
            <w:color w:val="000000"/>
            <w:sz w:val="24"/>
            <w:szCs w:val="24"/>
            <w:lang w:val="en-GB"/>
          </w:rPr>
          <w:t xml:space="preserve">, and on the other hand from 30-source-lists (see </w:t>
        </w:r>
      </w:ins>
      <w:hyperlink w:anchor="_toc788">
        <w:ins w:id="70" w:author="Unknown Author" w:date="2022-01-25T11:39:23Z">
          <w:r>
            <w:rPr>
              <w:rStyle w:val="InternetLink"/>
              <w:rFonts w:eastAsia="SimSun" w:cs="Times New Roman" w:ascii="FreeSerif" w:hAnsi="FreeSerif"/>
              <w:color w:val="000000"/>
              <w:sz w:val="24"/>
              <w:szCs w:val="24"/>
              <w:lang w:val="en-GB"/>
            </w:rPr>
            <w:t>subset</w:t>
          </w:r>
        </w:ins>
      </w:hyperlink>
      <w:ins w:id="71" w:author="Unknown Author" w:date="2022-01-25T11:39:23Z">
        <w:r>
          <w:rPr>
            <w:rFonts w:eastAsia="SimSun" w:cs="Times New Roman" w:ascii="FreeSerif" w:hAnsi="FreeSerif"/>
            <w:color w:val="000000"/>
            <w:sz w:val="24"/>
            <w:szCs w:val="24"/>
            <w:lang w:val="en-GB"/>
          </w:rPr>
          <w:t xml:space="preserve">) contributed by the same authors (cf. </w:t>
        </w:r>
      </w:ins>
      <w:hyperlink w:anchor="_toc192">
        <w:ins w:id="72" w:author="Unknown Author" w:date="2022-01-25T11:39:23Z">
          <w:r>
            <w:rPr>
              <w:rStyle w:val="InternetLink"/>
              <w:rFonts w:eastAsia="SimSun" w:cs="Times New Roman" w:ascii="FreeSerif" w:hAnsi="FreeSerif"/>
              <w:color w:val="000000"/>
              <w:sz w:val="24"/>
              <w:szCs w:val="24"/>
              <w:lang w:val="en-GB"/>
            </w:rPr>
            <w:t>workflow</w:t>
          </w:r>
        </w:ins>
      </w:hyperlink>
      <w:ins w:id="73" w:author="Unknown Author" w:date="2022-01-25T11:39:23Z">
        <w:r>
          <w:rPr>
            <w:rFonts w:eastAsia="SimSun" w:cs="Times New Roman" w:ascii="FreeSerif" w:hAnsi="FreeSerif"/>
            <w:color w:val="000000"/>
            <w:sz w:val="24"/>
            <w:szCs w:val="24"/>
            <w:lang w:val="en-GB"/>
          </w:rPr>
          <w:t xml:space="preserve"> for more detail). The data were extracted in close contact with the contributors.</w:t>
        </w:r>
      </w:ins>
    </w:p>
    <w:p>
      <w:pPr>
        <w:pStyle w:val="Normal"/>
        <w:spacing w:lineRule="auto" w:line="480" w:before="120" w:after="0"/>
        <w:jc w:val="both"/>
        <w:rPr>
          <w:rFonts w:ascii="FreeSerif" w:hAnsi="FreeSerif"/>
          <w:color w:val="000000"/>
        </w:rPr>
      </w:pPr>
      <w:r>
        <w:rPr>
          <w:rFonts w:ascii="FreeSerif" w:hAnsi="FreeSerif"/>
          <w:color w:val="000000"/>
        </w:rPr>
      </w:r>
    </w:p>
    <w:p>
      <w:pPr>
        <w:pStyle w:val="Heading3"/>
        <w:numPr>
          <w:ilvl w:val="1"/>
          <w:numId w:val="3"/>
        </w:numPr>
        <w:rPr>
          <w:rFonts w:ascii="FreeSerif" w:hAnsi="FreeSerif"/>
          <w:color w:val="000000"/>
        </w:rPr>
      </w:pPr>
      <w:bookmarkStart w:id="8" w:name="__RefHeading___Toc4048_929207613"/>
      <w:bookmarkEnd w:id="8"/>
      <w:r>
        <w:rPr>
          <w:rFonts w:ascii="FreeSerif" w:hAnsi="FreeSerif"/>
          <w:color w:val="000000"/>
          <w:lang w:val="en-GB"/>
        </w:rPr>
        <w:t>Parameters</w:t>
      </w:r>
    </w:p>
    <w:p>
      <w:pPr>
        <w:pStyle w:val="Normal"/>
        <w:spacing w:lineRule="auto" w:line="480" w:before="120" w:after="0"/>
        <w:jc w:val="both"/>
        <w:rPr>
          <w:rFonts w:ascii="FreeSerif" w:hAnsi="FreeSerif"/>
          <w:color w:val="000000"/>
          <w:sz w:val="24"/>
          <w:szCs w:val="24"/>
          <w:lang w:val="en-US"/>
        </w:rPr>
      </w:pPr>
      <w:r>
        <w:rPr>
          <w:rFonts w:eastAsia="SimSun" w:cs="Times New Roman" w:ascii="FreeSerif" w:hAnsi="FreeSerif"/>
          <w:color w:val="000000"/>
          <w:sz w:val="24"/>
          <w:szCs w:val="24"/>
          <w:lang w:val="en-GB"/>
        </w:rPr>
        <w:t>Our selection of parameters for measuring grammaticalization is based on Lehmann’s (1995) framework with its six parameters belonging to the three domains of weight, cohesion and variability with their paradigmatic and syntagmatic levels. We modified this framework in the following way:</w:t>
      </w:r>
    </w:p>
    <w:p>
      <w:pPr>
        <w:pStyle w:val="Normal"/>
        <w:spacing w:lineRule="auto" w:line="480" w:before="120" w:after="0"/>
        <w:jc w:val="both"/>
        <w:rPr>
          <w:rFonts w:ascii="FreeSerif" w:hAnsi="FreeSerif"/>
          <w:color w:val="000000"/>
          <w:sz w:val="24"/>
          <w:szCs w:val="24"/>
          <w:lang w:val="en-US"/>
        </w:rPr>
      </w:pPr>
      <w:r>
        <w:rPr>
          <w:rFonts w:ascii="FreeSerif" w:hAnsi="FreeSerif"/>
          <w:color w:val="000000"/>
          <w:sz w:val="24"/>
          <w:szCs w:val="24"/>
          <w:lang w:val="en-US"/>
        </w:rPr>
      </w:r>
    </w:p>
    <w:p>
      <w:pPr>
        <w:pStyle w:val="Normal"/>
        <w:spacing w:lineRule="auto" w:line="480" w:before="0" w:after="0"/>
        <w:jc w:val="both"/>
        <w:rPr>
          <w:rFonts w:ascii="FreeSerif" w:hAnsi="FreeSerif"/>
          <w:color w:val="000000"/>
          <w:sz w:val="24"/>
          <w:szCs w:val="24"/>
          <w:lang w:val="en-US"/>
        </w:rPr>
      </w:pPr>
      <w:r>
        <w:rPr>
          <w:rFonts w:eastAsia="SimSun" w:cs="Times New Roman" w:ascii="FreeSerif" w:hAnsi="FreeSerif"/>
          <w:b/>
          <w:color w:val="000000"/>
          <w:sz w:val="24"/>
          <w:szCs w:val="24"/>
          <w:lang w:val="en-US" w:eastAsia="de-DE"/>
        </w:rPr>
        <w:t>Table</w:t>
      </w:r>
      <w:r>
        <w:rPr>
          <w:rFonts w:eastAsia="SimSun" w:cs="Times New Roman" w:ascii="FreeSerif" w:hAnsi="FreeSerif"/>
          <w:b/>
          <w:color w:val="000000"/>
          <w:sz w:val="24"/>
          <w:szCs w:val="24"/>
          <w:lang w:val="en-GB"/>
        </w:rPr>
        <w:t xml:space="preserve"> 1</w:t>
      </w:r>
      <w:r>
        <w:rPr>
          <w:rFonts w:eastAsia="SimSun" w:cs="Times New Roman" w:ascii="FreeSerif" w:hAnsi="FreeSerif"/>
          <w:b/>
          <w:color w:val="000000"/>
          <w:sz w:val="24"/>
          <w:szCs w:val="24"/>
          <w:lang w:val="en-US" w:eastAsia="de-DE"/>
        </w:rPr>
        <w:t xml:space="preserve">: </w:t>
      </w:r>
      <w:r>
        <w:rPr>
          <w:rFonts w:eastAsia="SimSun" w:cs="Times New Roman" w:ascii="FreeSerif" w:hAnsi="FreeSerif"/>
          <w:bCs/>
          <w:color w:val="000000"/>
          <w:sz w:val="24"/>
          <w:szCs w:val="24"/>
          <w:lang w:val="en-US" w:eastAsia="de-DE"/>
        </w:rPr>
        <w:t>Modified list of Lehmann’s (1995) parameters.</w:t>
      </w:r>
    </w:p>
    <w:tbl>
      <w:tblPr>
        <w:tblW w:w="8505" w:type="dxa"/>
        <w:jc w:val="left"/>
        <w:tblInd w:w="687" w:type="dxa"/>
        <w:tblCellMar>
          <w:top w:w="0" w:type="dxa"/>
          <w:left w:w="40" w:type="dxa"/>
          <w:bottom w:w="0" w:type="dxa"/>
          <w:right w:w="80" w:type="dxa"/>
        </w:tblCellMar>
        <w:tblLook w:val="04a0" w:noHBand="0" w:noVBand="1" w:firstColumn="1" w:lastRow="0" w:lastColumn="0" w:firstRow="1"/>
      </w:tblPr>
      <w:tblGrid>
        <w:gridCol w:w="1695"/>
        <w:gridCol w:w="3398"/>
        <w:gridCol w:w="3412"/>
      </w:tblGrid>
      <w:tr>
        <w:trPr>
          <w:trHeight w:val="360" w:hRule="atLeast"/>
        </w:trPr>
        <w:tc>
          <w:tcPr>
            <w:tcW w:w="1695" w:type="dxa"/>
            <w:tcBorders>
              <w:top w:val="double" w:sz="6" w:space="0" w:color="000000"/>
              <w:left w:val="double" w:sz="6" w:space="0" w:color="000000"/>
              <w:bottom w:val="single" w:sz="12" w:space="0" w:color="000000"/>
              <w:right w:val="single" w:sz="12"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eastAsia="SimSun" w:cs="Cordia New"/>
                <w:color w:val="000000"/>
                <w:sz w:val="24"/>
                <w:szCs w:val="24"/>
                <w:lang w:val="en-US" w:eastAsia="de-DE"/>
              </w:rPr>
            </w:pPr>
            <w:r>
              <w:rPr>
                <w:rFonts w:eastAsia="SimSun" w:cs="Cordia New" w:ascii="FreeSerif" w:hAnsi="FreeSerif"/>
                <w:color w:val="000000"/>
                <w:sz w:val="24"/>
                <w:szCs w:val="24"/>
                <w:lang w:val="en-US" w:eastAsia="de-DE"/>
              </w:rPr>
            </w:r>
          </w:p>
        </w:tc>
        <w:tc>
          <w:tcPr>
            <w:tcW w:w="3398" w:type="dxa"/>
            <w:tcBorders>
              <w:top w:val="double" w:sz="6" w:space="0" w:color="000000"/>
              <w:left w:val="single" w:sz="6" w:space="0" w:color="000000"/>
              <w:bottom w:val="single" w:sz="12" w:space="0" w:color="000000"/>
              <w:right w:val="sing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Paradigmatic</w:t>
            </w:r>
          </w:p>
        </w:tc>
        <w:tc>
          <w:tcPr>
            <w:tcW w:w="3412" w:type="dxa"/>
            <w:tcBorders>
              <w:top w:val="double" w:sz="6" w:space="0" w:color="000000"/>
              <w:left w:val="single" w:sz="6" w:space="0" w:color="000000"/>
              <w:bottom w:val="single" w:sz="12" w:space="0" w:color="000000"/>
              <w:right w:val="doub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Syntagmatic</w:t>
            </w:r>
          </w:p>
        </w:tc>
      </w:tr>
      <w:tr>
        <w:trPr>
          <w:trHeight w:val="360" w:hRule="atLeast"/>
        </w:trPr>
        <w:tc>
          <w:tcPr>
            <w:tcW w:w="1695" w:type="dxa"/>
            <w:tcBorders>
              <w:top w:val="single" w:sz="12" w:space="0" w:color="000000"/>
              <w:left w:val="double" w:sz="6" w:space="0" w:color="000000"/>
              <w:bottom w:val="single" w:sz="6" w:space="0" w:color="000000"/>
              <w:right w:val="single" w:sz="12"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Weight</w:t>
            </w:r>
          </w:p>
        </w:tc>
        <w:tc>
          <w:tcPr>
            <w:tcW w:w="3398" w:type="dxa"/>
            <w:tcBorders>
              <w:top w:val="single" w:sz="12" w:space="0" w:color="000000"/>
              <w:left w:val="single" w:sz="6" w:space="0" w:color="000000"/>
              <w:bottom w:val="single" w:sz="6" w:space="0" w:color="000000"/>
              <w:right w:val="sing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lang w:val="en-US"/>
              </w:rPr>
            </w:pPr>
            <w:r>
              <w:rPr>
                <w:rFonts w:eastAsia="SimSun" w:cs="Cordia New" w:ascii="FreeSerif" w:hAnsi="FreeSerif"/>
                <w:color w:val="000000"/>
                <w:sz w:val="24"/>
                <w:szCs w:val="24"/>
                <w:lang w:val="en-US" w:eastAsia="de-DE"/>
              </w:rPr>
              <w:t>1. Semantic Integrity (SI)</w:t>
            </w:r>
          </w:p>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lang w:val="en-US"/>
              </w:rPr>
            </w:pPr>
            <w:r>
              <w:rPr>
                <w:rFonts w:eastAsia="SimSun" w:cs="Cordia New" w:ascii="FreeSerif" w:hAnsi="FreeSerif"/>
                <w:color w:val="000000"/>
                <w:sz w:val="24"/>
                <w:szCs w:val="24"/>
                <w:lang w:val="en-US" w:eastAsia="de-DE"/>
              </w:rPr>
              <w:t>2. Phonetic Reduction (PR)</w:t>
            </w:r>
          </w:p>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 Phonetic Integrity)</w:t>
            </w:r>
          </w:p>
        </w:tc>
        <w:tc>
          <w:tcPr>
            <w:tcW w:w="3412" w:type="dxa"/>
            <w:tcBorders>
              <w:top w:val="single" w:sz="12" w:space="0" w:color="000000"/>
              <w:left w:val="single" w:sz="6" w:space="0" w:color="000000"/>
              <w:bottom w:val="single" w:sz="6" w:space="0" w:color="000000"/>
              <w:right w:val="doub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strike/>
                <w:color w:val="000000"/>
                <w:sz w:val="24"/>
                <w:szCs w:val="24"/>
                <w:lang w:val="en-US" w:eastAsia="de-DE"/>
              </w:rPr>
              <w:t>Structural Scope</w:t>
            </w:r>
          </w:p>
        </w:tc>
      </w:tr>
      <w:tr>
        <w:trPr>
          <w:trHeight w:val="360" w:hRule="atLeast"/>
        </w:trPr>
        <w:tc>
          <w:tcPr>
            <w:tcW w:w="1695" w:type="dxa"/>
            <w:tcBorders>
              <w:top w:val="single" w:sz="6" w:space="0" w:color="000000"/>
              <w:left w:val="double" w:sz="6" w:space="0" w:color="000000"/>
              <w:bottom w:val="single" w:sz="6" w:space="0" w:color="000000"/>
              <w:right w:val="single" w:sz="12"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Cohesion</w:t>
            </w:r>
          </w:p>
        </w:tc>
        <w:tc>
          <w:tcPr>
            <w:tcW w:w="3398" w:type="dxa"/>
            <w:tcBorders>
              <w:top w:val="single" w:sz="6" w:space="0" w:color="000000"/>
              <w:left w:val="single" w:sz="6" w:space="0" w:color="000000"/>
              <w:bottom w:val="single" w:sz="6" w:space="0" w:color="000000"/>
              <w:right w:val="sing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3. Paradigmaticity (PM)</w:t>
            </w:r>
          </w:p>
        </w:tc>
        <w:tc>
          <w:tcPr>
            <w:tcW w:w="3412" w:type="dxa"/>
            <w:tcBorders>
              <w:top w:val="single" w:sz="6" w:space="0" w:color="000000"/>
              <w:left w:val="single" w:sz="6" w:space="0" w:color="000000"/>
              <w:bottom w:val="single" w:sz="6" w:space="0" w:color="000000"/>
              <w:right w:val="doub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4. Bondedness (BD)</w:t>
            </w:r>
          </w:p>
        </w:tc>
      </w:tr>
      <w:tr>
        <w:trPr>
          <w:trHeight w:val="360" w:hRule="atLeast"/>
        </w:trPr>
        <w:tc>
          <w:tcPr>
            <w:tcW w:w="1695" w:type="dxa"/>
            <w:tcBorders>
              <w:top w:val="single" w:sz="6" w:space="0" w:color="000000"/>
              <w:left w:val="double" w:sz="6" w:space="0" w:color="000000"/>
              <w:bottom w:val="double" w:sz="6" w:space="0" w:color="000000"/>
              <w:right w:val="single" w:sz="12"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Variability</w:t>
            </w:r>
          </w:p>
        </w:tc>
        <w:tc>
          <w:tcPr>
            <w:tcW w:w="3398" w:type="dxa"/>
            <w:tcBorders>
              <w:top w:val="single" w:sz="6" w:space="0" w:color="000000"/>
              <w:left w:val="single" w:sz="6" w:space="0" w:color="000000"/>
              <w:bottom w:val="double" w:sz="6" w:space="0" w:color="000000"/>
              <w:right w:val="sing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5. Paradigmatic Variability (PV)</w:t>
            </w:r>
          </w:p>
        </w:tc>
        <w:tc>
          <w:tcPr>
            <w:tcW w:w="3412" w:type="dxa"/>
            <w:tcBorders>
              <w:top w:val="single" w:sz="6" w:space="0" w:color="000000"/>
              <w:left w:val="single" w:sz="6" w:space="0" w:color="000000"/>
              <w:bottom w:val="double" w:sz="6" w:space="0" w:color="000000"/>
              <w:right w:val="double" w:sz="6" w:space="0" w:color="000000"/>
            </w:tcBorders>
          </w:tcPr>
          <w:p>
            <w:pPr>
              <w:pStyle w:val="Normal"/>
              <w:tabs>
                <w:tab w:val="clear" w:pos="720"/>
                <w:tab w:val="left" w:pos="220" w:leader="none"/>
                <w:tab w:val="left" w:pos="440" w:leader="none"/>
                <w:tab w:val="left" w:pos="680" w:leader="none"/>
                <w:tab w:val="left" w:pos="900" w:leader="none"/>
                <w:tab w:val="left" w:pos="1120" w:leader="none"/>
                <w:tab w:val="left" w:pos="1380" w:leader="none"/>
                <w:tab w:val="left" w:pos="1600" w:leader="none"/>
                <w:tab w:val="left" w:pos="1800" w:leader="none"/>
                <w:tab w:val="left" w:pos="2040" w:leader="none"/>
                <w:tab w:val="left" w:pos="2280" w:leader="none"/>
                <w:tab w:val="left" w:pos="2520" w:leader="none"/>
                <w:tab w:val="left" w:pos="2740" w:leader="none"/>
                <w:tab w:val="left" w:pos="2940" w:leader="none"/>
                <w:tab w:val="left" w:pos="3160" w:leader="none"/>
                <w:tab w:val="left" w:pos="3400" w:leader="none"/>
                <w:tab w:val="left" w:pos="3620" w:leader="none"/>
                <w:tab w:val="left" w:pos="3840" w:leader="none"/>
                <w:tab w:val="left" w:pos="4080" w:leader="none"/>
                <w:tab w:val="left" w:pos="4300" w:leader="none"/>
                <w:tab w:val="left" w:pos="4520" w:leader="none"/>
                <w:tab w:val="left" w:pos="4780" w:leader="none"/>
                <w:tab w:val="left" w:pos="4980" w:leader="none"/>
                <w:tab w:val="left" w:pos="5180" w:leader="none"/>
                <w:tab w:val="left" w:pos="5440" w:leader="none"/>
                <w:tab w:val="left" w:pos="5660" w:leader="none"/>
                <w:tab w:val="left" w:pos="5880" w:leader="none"/>
                <w:tab w:val="left" w:pos="6120" w:leader="none"/>
                <w:tab w:val="left" w:pos="6340" w:leader="none"/>
                <w:tab w:val="left" w:pos="6560" w:leader="none"/>
                <w:tab w:val="left" w:pos="6800" w:leader="none"/>
                <w:tab w:val="left" w:pos="7040" w:leader="none"/>
                <w:tab w:val="left" w:pos="7240" w:leader="none"/>
                <w:tab w:val="left" w:pos="7480" w:leader="none"/>
                <w:tab w:val="left" w:pos="7720" w:leader="none"/>
                <w:tab w:val="left" w:pos="7920" w:leader="none"/>
                <w:tab w:val="left" w:pos="8160" w:leader="none"/>
                <w:tab w:val="left" w:pos="8380" w:leader="none"/>
                <w:tab w:val="left" w:pos="8600" w:leader="none"/>
                <w:tab w:val="left" w:pos="8840" w:leader="none"/>
              </w:tabs>
              <w:spacing w:lineRule="auto" w:line="480" w:before="0" w:after="0"/>
              <w:ind w:right="-562" w:hanging="0"/>
              <w:jc w:val="both"/>
              <w:rPr>
                <w:rFonts w:ascii="FreeSerif" w:hAnsi="FreeSerif"/>
                <w:color w:val="000000"/>
                <w:sz w:val="24"/>
                <w:szCs w:val="24"/>
              </w:rPr>
            </w:pPr>
            <w:r>
              <w:rPr>
                <w:rFonts w:eastAsia="SimSun" w:cs="Cordia New" w:ascii="FreeSerif" w:hAnsi="FreeSerif"/>
                <w:color w:val="000000"/>
                <w:sz w:val="24"/>
                <w:szCs w:val="24"/>
                <w:lang w:val="en-US" w:eastAsia="de-DE"/>
              </w:rPr>
              <w:t>6. Syntagmatic Variability (SV)</w:t>
            </w:r>
          </w:p>
        </w:tc>
      </w:tr>
    </w:tbl>
    <w:p>
      <w:pPr>
        <w:pStyle w:val="Normal"/>
        <w:spacing w:lineRule="auto" w:line="480" w:before="0" w:after="0"/>
        <w:rPr>
          <w:rFonts w:ascii="FreeSerif" w:hAnsi="FreeSerif" w:eastAsia="SimSun" w:cs="Times New Roman"/>
          <w:color w:val="000000"/>
          <w:sz w:val="24"/>
          <w:szCs w:val="24"/>
          <w:lang w:val="en-US"/>
        </w:rPr>
      </w:pPr>
      <w:r>
        <w:rPr>
          <w:rFonts w:eastAsia="SimSun" w:cs="Times New Roman" w:ascii="FreeSerif" w:hAnsi="FreeSerif"/>
          <w:color w:val="000000"/>
          <w:sz w:val="24"/>
          <w:szCs w:val="24"/>
          <w:lang w:val="en-US"/>
        </w:rPr>
      </w:r>
    </w:p>
    <w:p>
      <w:pPr>
        <w:pStyle w:val="Normal"/>
        <w:spacing w:lineRule="auto" w:line="480" w:before="120" w:after="0"/>
        <w:contextualSpacing/>
        <w:jc w:val="both"/>
        <w:rPr>
          <w:rFonts w:ascii="FreeSerif" w:hAnsi="FreeSerif"/>
          <w:color w:val="000000"/>
          <w:sz w:val="24"/>
          <w:szCs w:val="24"/>
          <w:lang w:val="en-US"/>
        </w:rPr>
      </w:pPr>
      <w:r>
        <w:rPr>
          <w:rFonts w:eastAsia="SimSun" w:cs="Times New Roman" w:ascii="FreeSerif" w:hAnsi="FreeSerif"/>
          <w:color w:val="000000"/>
          <w:sz w:val="24"/>
          <w:szCs w:val="24"/>
          <w:lang w:val="en-US"/>
        </w:rPr>
        <w:t xml:space="preserve">Paradigmatic Weight was split into the two parameters of Semantic Integrity (SI) and Phonetic Reduction (PR) for </w:t>
      </w:r>
      <w:ins w:id="74" w:author="Bisang, Prof. Dr. Walter" w:date="2022-01-24T23:10:00Z">
        <w:r>
          <w:rPr>
            <w:rFonts w:eastAsia="SimSun" w:cs="Times New Roman" w:ascii="FreeSerif" w:hAnsi="FreeSerif"/>
            <w:color w:val="000000"/>
            <w:sz w:val="24"/>
            <w:szCs w:val="24"/>
            <w:lang w:val="en-US"/>
          </w:rPr>
          <w:t>being able to check for</w:t>
        </w:r>
      </w:ins>
      <w:del w:id="75" w:author="Bisang, Prof. Dr. Walter" w:date="2022-01-24T23:10:00Z">
        <w:r>
          <w:rPr>
            <w:rFonts w:eastAsia="SimSun" w:cs="Times New Roman" w:ascii="FreeSerif" w:hAnsi="FreeSerif"/>
            <w:color w:val="000000"/>
            <w:sz w:val="24"/>
            <w:szCs w:val="24"/>
            <w:lang w:val="en-US"/>
          </w:rPr>
          <w:delText>researching</w:delText>
        </w:r>
      </w:del>
      <w:r>
        <w:rPr>
          <w:rFonts w:eastAsia="SimSun" w:cs="Times New Roman" w:ascii="FreeSerif" w:hAnsi="FreeSerif"/>
          <w:color w:val="000000"/>
          <w:sz w:val="24"/>
          <w:szCs w:val="24"/>
          <w:lang w:val="en-US"/>
        </w:rPr>
        <w:t xml:space="preserve"> correlations between function and form. We did not include Structural Scope because of its controversial theoretical and empirical status. The remaining four parameters were adopted. </w:t>
      </w:r>
    </w:p>
    <w:p>
      <w:pPr>
        <w:pStyle w:val="Normal"/>
        <w:spacing w:lineRule="auto" w:line="480" w:before="120" w:after="0"/>
        <w:contextualSpacing/>
        <w:jc w:val="both"/>
        <w:rPr>
          <w:rFonts w:ascii="FreeSerif" w:hAnsi="FreeSerif"/>
          <w:color w:val="000000"/>
          <w:sz w:val="24"/>
          <w:szCs w:val="24"/>
          <w:lang w:val="en-US"/>
        </w:rPr>
      </w:pPr>
      <w:r>
        <w:rPr>
          <w:rFonts w:eastAsia="SimSun" w:cs="Times New Roman" w:ascii="FreeSerif" w:hAnsi="FreeSerif"/>
          <w:color w:val="000000"/>
          <w:sz w:val="24"/>
          <w:szCs w:val="24"/>
          <w:lang w:val="en-US"/>
        </w:rPr>
        <w:t>We added the parameters of Decategorization (DC; extent to which the categorial properties of the source concept are maintained) and Allomorphy (AM) on the basis of further literature</w:t>
      </w:r>
      <w:ins w:id="76" w:author="Bisang, Prof. Dr. Walter" w:date="2022-01-24T23:12:00Z">
        <w:r>
          <w:rPr>
            <w:rFonts w:eastAsia="SimSun" w:cs="Times New Roman" w:ascii="FreeSerif" w:hAnsi="FreeSerif"/>
            <w:color w:val="000000"/>
            <w:sz w:val="24"/>
            <w:szCs w:val="24"/>
            <w:lang w:val="en-US"/>
          </w:rPr>
          <w:t xml:space="preserve"> (cf. questionnaire).</w:t>
        </w:r>
      </w:ins>
      <w:del w:id="77" w:author="Bisang, Prof. Dr. Walter" w:date="2022-01-24T23:12:00Z">
        <w:r>
          <w:rPr>
            <w:rFonts w:eastAsia="SimSun" w:cs="Times New Roman" w:ascii="FreeSerif" w:hAnsi="FreeSerif"/>
            <w:color w:val="000000"/>
            <w:sz w:val="24"/>
            <w:szCs w:val="24"/>
            <w:lang w:val="en-US"/>
          </w:rPr>
          <w:delText>.</w:delText>
        </w:r>
      </w:del>
      <w:ins w:id="78" w:author="Unknown Author" w:date="2022-01-25T11:05:50Z">
        <w:r>
          <w:rPr>
            <w:rFonts w:eastAsia="SimSun" w:cs="Times New Roman" w:ascii="FreeSerif" w:hAnsi="FreeSerif"/>
            <w:color w:val="000000"/>
            <w:sz w:val="24"/>
            <w:szCs w:val="24"/>
            <w:lang w:val="en-US"/>
          </w:rPr>
          <w:t xml:space="preserve"> [</w:t>
        </w:r>
      </w:ins>
      <w:ins w:id="79" w:author="Unknown Author" w:date="2022-01-25T11:05:50Z">
        <w:r>
          <w:rPr>
            <w:rFonts w:eastAsia="SimSun" w:cs="Times New Roman" w:ascii="FreeSerif" w:hAnsi="FreeSerif"/>
            <w:color w:val="000000"/>
            <w:sz w:val="24"/>
            <w:szCs w:val="24"/>
            <w:highlight w:val="red"/>
            <w:lang w:val="en-US"/>
          </w:rPr>
          <w:t>link to questionnaire]</w:t>
        </w:r>
      </w:ins>
    </w:p>
    <w:p>
      <w:pPr>
        <w:pStyle w:val="Normal"/>
        <w:spacing w:lineRule="auto" w:line="480" w:before="120" w:after="0"/>
        <w:ind w:left="720" w:hanging="0"/>
        <w:contextualSpacing/>
        <w:jc w:val="both"/>
        <w:rPr>
          <w:rFonts w:ascii="FreeSerif" w:hAnsi="FreeSerif"/>
          <w:b/>
          <w:b/>
          <w:bCs/>
          <w:color w:val="000000"/>
          <w:sz w:val="24"/>
          <w:szCs w:val="24"/>
          <w:lang w:val="en-GB"/>
        </w:rPr>
      </w:pPr>
      <w:r>
        <w:rPr>
          <w:rFonts w:ascii="FreeSerif" w:hAnsi="FreeSerif"/>
          <w:b/>
          <w:bCs/>
          <w:color w:val="000000"/>
          <w:sz w:val="24"/>
          <w:szCs w:val="24"/>
          <w:lang w:val="en-GB"/>
        </w:rPr>
      </w:r>
    </w:p>
    <w:p>
      <w:pPr>
        <w:pStyle w:val="Heading3"/>
        <w:numPr>
          <w:ilvl w:val="1"/>
          <w:numId w:val="3"/>
        </w:numPr>
        <w:rPr>
          <w:rFonts w:ascii="FreeSerif" w:hAnsi="FreeSerif"/>
          <w:color w:val="000000"/>
        </w:rPr>
      </w:pPr>
      <w:bookmarkStart w:id="9" w:name="__RefHeading___Toc4050_929207613"/>
      <w:bookmarkEnd w:id="9"/>
      <w:r>
        <w:rPr>
          <w:rFonts w:ascii="FreeSerif" w:hAnsi="FreeSerif"/>
          <w:color w:val="000000"/>
          <w:lang w:val="en-GB"/>
        </w:rPr>
        <w:t>Evaluation</w:t>
      </w:r>
    </w:p>
    <w:p>
      <w:pPr>
        <w:pStyle w:val="Normal"/>
        <w:spacing w:lineRule="auto" w:line="480" w:before="120" w:after="0"/>
        <w:contextualSpacing/>
        <w:jc w:val="both"/>
        <w:rPr>
          <w:rFonts w:ascii="FreeSerif" w:hAnsi="FreeSerif"/>
          <w:color w:val="000000"/>
          <w:sz w:val="24"/>
          <w:szCs w:val="24"/>
        </w:rPr>
      </w:pPr>
      <w:r>
        <w:rPr>
          <w:rFonts w:ascii="FreeSerif" w:hAnsi="FreeSerif"/>
          <w:color w:val="000000"/>
          <w:sz w:val="24"/>
          <w:szCs w:val="24"/>
        </w:rPr>
      </w:r>
    </w:p>
    <w:p>
      <w:pPr>
        <w:pStyle w:val="Normal"/>
        <w:spacing w:lineRule="auto" w:line="480" w:before="120" w:after="0"/>
        <w:contextualSpacing/>
        <w:jc w:val="both"/>
        <w:rPr>
          <w:rFonts w:ascii="FreeSerif" w:hAnsi="FreeSerif"/>
          <w:color w:val="000000"/>
          <w:sz w:val="24"/>
          <w:szCs w:val="24"/>
          <w:lang w:val="en-US"/>
        </w:rPr>
      </w:pPr>
      <w:r>
        <w:rPr>
          <w:rFonts w:eastAsia="SimSun" w:cs="Times New Roman" w:ascii="FreeSerif" w:hAnsi="FreeSerif"/>
          <w:color w:val="000000"/>
          <w:sz w:val="24"/>
          <w:szCs w:val="24"/>
          <w:lang w:val="en-GB"/>
        </w:rPr>
        <w:t xml:space="preserve">For each parameter, </w:t>
      </w:r>
      <w:del w:id="80" w:author="Unknown Author" w:date="2022-01-25T11:07:22Z">
        <w:r>
          <w:rPr>
            <w:rFonts w:eastAsia="SimSun" w:cs="Times New Roman" w:ascii="FreeSerif" w:hAnsi="FreeSerif"/>
            <w:color w:val="000000"/>
            <w:sz w:val="24"/>
            <w:szCs w:val="24"/>
            <w:lang w:val="en-GB"/>
          </w:rPr>
          <w:delText>integer</w:delText>
        </w:r>
      </w:del>
      <w:del w:id="81" w:author="Unknown Author" w:date="2022-01-25T11:07:22Z">
        <w:r>
          <w:rPr/>
          <w:commentReference w:id="3"/>
        </w:r>
      </w:del>
      <w:del w:id="82" w:author="Unknown Author" w:date="2022-01-25T11:07:22Z">
        <w:r>
          <w:rPr>
            <w:rFonts w:eastAsia="SimSun" w:cs="Times New Roman" w:ascii="FreeSerif" w:hAnsi="FreeSerif"/>
            <w:color w:val="000000"/>
            <w:sz w:val="24"/>
            <w:szCs w:val="24"/>
            <w:lang w:val="en-GB"/>
          </w:rPr>
          <w:delText xml:space="preserve"> </w:delText>
        </w:r>
      </w:del>
      <w:ins w:id="83" w:author="Unknown Author" w:date="2022-01-25T11:07:22Z">
        <w:r>
          <w:rPr>
            <w:rFonts w:eastAsia="SimSun" w:cs="Times New Roman" w:ascii="FreeSerif" w:hAnsi="FreeSerif"/>
            <w:color w:val="000000"/>
            <w:sz w:val="24"/>
            <w:szCs w:val="24"/>
            <w:lang w:val="en-GB"/>
          </w:rPr>
          <w:t xml:space="preserve">we defined </w:t>
        </w:r>
      </w:ins>
      <w:r>
        <w:rPr>
          <w:rFonts w:eastAsia="SimSun" w:cs="Times New Roman" w:ascii="FreeSerif" w:hAnsi="FreeSerif"/>
          <w:color w:val="000000"/>
          <w:sz w:val="24"/>
          <w:szCs w:val="24"/>
          <w:lang w:val="en-GB"/>
        </w:rPr>
        <w:t xml:space="preserve">values </w:t>
      </w:r>
      <w:del w:id="84" w:author="Unknown Author" w:date="2022-01-25T11:07:25Z">
        <w:r>
          <w:rPr>
            <w:rFonts w:eastAsia="SimSun" w:cs="Times New Roman" w:ascii="FreeSerif" w:hAnsi="FreeSerif"/>
            <w:color w:val="000000"/>
            <w:sz w:val="24"/>
            <w:szCs w:val="24"/>
            <w:lang w:val="en-GB"/>
          </w:rPr>
          <w:delText>from</w:delText>
        </w:r>
      </w:del>
      <w:del w:id="85" w:author="Bisang, Prof. Dr. Walter" w:date="2022-01-24T23:14:00Z">
        <w:r>
          <w:rPr>
            <w:rFonts w:eastAsia="SimSun" w:cs="Times New Roman" w:ascii="FreeSerif" w:hAnsi="FreeSerif"/>
            <w:color w:val="000000"/>
            <w:sz w:val="24"/>
            <w:szCs w:val="24"/>
            <w:lang w:val="en-GB"/>
          </w:rPr>
          <w:delText>between</w:delText>
        </w:r>
      </w:del>
      <w:del w:id="86" w:author="Unknown Author" w:date="2022-01-25T11:07:25Z">
        <w:r>
          <w:rPr>
            <w:rFonts w:eastAsia="SimSun" w:cs="Times New Roman" w:ascii="FreeSerif" w:hAnsi="FreeSerif"/>
            <w:color w:val="000000"/>
            <w:sz w:val="24"/>
            <w:szCs w:val="24"/>
            <w:lang w:val="en-GB"/>
          </w:rPr>
          <w:delText xml:space="preserve"> </w:delText>
        </w:r>
      </w:del>
      <w:r>
        <w:rPr>
          <w:rFonts w:eastAsia="SimSun" w:cs="Times New Roman" w:ascii="FreeSerif" w:hAnsi="FreeSerif"/>
          <w:color w:val="000000"/>
          <w:sz w:val="24"/>
          <w:szCs w:val="24"/>
          <w:lang w:val="en-GB"/>
        </w:rPr>
        <w:t>1</w:t>
      </w:r>
      <w:ins w:id="87" w:author="Unknown Author" w:date="2022-01-25T11:07:26Z">
        <w:r>
          <w:rPr>
            <w:rFonts w:eastAsia="SimSun" w:cs="Times New Roman" w:ascii="FreeSerif" w:hAnsi="FreeSerif"/>
            <w:color w:val="000000"/>
            <w:sz w:val="24"/>
            <w:szCs w:val="24"/>
            <w:lang w:val="en-GB"/>
          </w:rPr>
          <w:t>, 2, 3</w:t>
        </w:r>
      </w:ins>
      <w:r>
        <w:rPr>
          <w:rFonts w:eastAsia="SimSun" w:cs="Times New Roman" w:ascii="FreeSerif" w:hAnsi="FreeSerif"/>
          <w:color w:val="000000"/>
          <w:sz w:val="24"/>
          <w:szCs w:val="24"/>
          <w:lang w:val="en-GB"/>
        </w:rPr>
        <w:t xml:space="preserve"> </w:t>
      </w:r>
      <w:del w:id="88" w:author="Unknown Author" w:date="2022-01-25T11:07:30Z">
        <w:r>
          <w:rPr>
            <w:rFonts w:eastAsia="SimSun" w:cs="Times New Roman" w:ascii="FreeSerif" w:hAnsi="FreeSerif"/>
            <w:color w:val="000000"/>
            <w:sz w:val="24"/>
            <w:szCs w:val="24"/>
            <w:lang w:val="en-GB"/>
          </w:rPr>
          <w:delText>to</w:delText>
        </w:r>
      </w:del>
      <w:del w:id="89" w:author="Bisang, Prof. Dr. Walter" w:date="2022-01-24T23:14:00Z">
        <w:r>
          <w:rPr>
            <w:rFonts w:eastAsia="SimSun" w:cs="Times New Roman" w:ascii="FreeSerif" w:hAnsi="FreeSerif"/>
            <w:color w:val="000000"/>
            <w:sz w:val="24"/>
            <w:szCs w:val="24"/>
            <w:lang w:val="en-GB"/>
          </w:rPr>
          <w:delText>and</w:delText>
        </w:r>
      </w:del>
      <w:del w:id="90" w:author="Unknown Author" w:date="2022-01-25T11:07:30Z">
        <w:r>
          <w:rPr>
            <w:rFonts w:eastAsia="SimSun" w:cs="Times New Roman" w:ascii="FreeSerif" w:hAnsi="FreeSerif"/>
            <w:color w:val="000000"/>
            <w:sz w:val="24"/>
            <w:szCs w:val="24"/>
            <w:lang w:val="en-GB"/>
          </w:rPr>
          <w:delText xml:space="preserve"> </w:delText>
        </w:r>
      </w:del>
      <w:ins w:id="91" w:author="Unknown Author" w:date="2022-01-25T11:07:30Z">
        <w:r>
          <w:rPr>
            <w:rFonts w:eastAsia="SimSun" w:cs="Times New Roman" w:ascii="FreeSerif" w:hAnsi="FreeSerif"/>
            <w:color w:val="000000"/>
            <w:sz w:val="24"/>
            <w:szCs w:val="24"/>
            <w:lang w:val="en-GB"/>
          </w:rPr>
          <w:t xml:space="preserve">and </w:t>
        </w:r>
      </w:ins>
      <w:r>
        <w:rPr>
          <w:rFonts w:eastAsia="SimSun" w:cs="Times New Roman" w:ascii="FreeSerif" w:hAnsi="FreeSerif"/>
          <w:color w:val="000000"/>
          <w:sz w:val="24"/>
          <w:szCs w:val="24"/>
          <w:lang w:val="en-GB"/>
        </w:rPr>
        <w:t xml:space="preserve">4 </w:t>
      </w:r>
      <w:del w:id="92" w:author="Unknown Author" w:date="2022-01-25T11:07:52Z">
        <w:r>
          <w:rPr>
            <w:rFonts w:eastAsia="SimSun" w:cs="Times New Roman" w:ascii="FreeSerif" w:hAnsi="FreeSerif"/>
            <w:color w:val="000000"/>
            <w:sz w:val="24"/>
            <w:szCs w:val="24"/>
            <w:lang w:val="en-GB"/>
          </w:rPr>
          <w:delText>have been defined.</w:delText>
        </w:r>
      </w:del>
      <w:ins w:id="93" w:author="Unknown Author" w:date="2022-01-25T11:07:52Z">
        <w:r>
          <w:rPr>
            <w:rFonts w:eastAsia="SimSun" w:cs="Times New Roman" w:ascii="FreeSerif" w:hAnsi="FreeSerif"/>
            <w:color w:val="000000"/>
            <w:sz w:val="24"/>
            <w:szCs w:val="24"/>
            <w:lang w:val="en-GB"/>
          </w:rPr>
          <w:t>, from lowest to highest degree of grammaticalization.</w:t>
        </w:r>
      </w:ins>
    </w:p>
    <w:p>
      <w:pPr>
        <w:pStyle w:val="Normal"/>
        <w:spacing w:lineRule="auto" w:line="480" w:before="120" w:after="0"/>
        <w:contextualSpacing/>
        <w:jc w:val="both"/>
        <w:rPr>
          <w:rFonts w:ascii="FreeSerif" w:hAnsi="FreeSerif"/>
          <w:color w:val="000000"/>
          <w:sz w:val="24"/>
          <w:szCs w:val="24"/>
          <w:lang w:val="en-US"/>
        </w:rPr>
      </w:pPr>
      <w:r>
        <w:rPr>
          <w:rFonts w:eastAsia="SimSun" w:cs="Times New Roman" w:ascii="FreeSerif" w:hAnsi="FreeSerif"/>
          <w:color w:val="000000"/>
          <w:sz w:val="24"/>
          <w:szCs w:val="24"/>
          <w:lang w:val="en-GB"/>
        </w:rPr>
        <w:t xml:space="preserve">Each target in a source-target combination receives a value for every of the 8 parameters. </w:t>
      </w:r>
      <w:r>
        <w:rPr>
          <w:rFonts w:eastAsia="SimSun" w:cs="Times New Roman" w:ascii="FreeSerif" w:hAnsi="FreeSerif"/>
          <w:color w:val="000000"/>
          <w:sz w:val="24"/>
          <w:szCs w:val="24"/>
          <w:lang w:val="en-US"/>
        </w:rPr>
        <w:t xml:space="preserve">The following </w:t>
      </w:r>
      <w:r>
        <w:rPr>
          <w:rFonts w:eastAsia="SimSun" w:cs="Times New Roman" w:ascii="FreeSerif" w:hAnsi="FreeSerif"/>
          <w:color w:val="000000"/>
          <w:kern w:val="0"/>
          <w:sz w:val="24"/>
          <w:szCs w:val="24"/>
          <w:lang w:val="en-US" w:eastAsia="en-US" w:bidi="ar-SA"/>
        </w:rPr>
        <w:t>scale</w:t>
      </w:r>
      <w:r>
        <w:rPr>
          <w:rFonts w:eastAsia="SimSun" w:cs="Times New Roman" w:ascii="FreeSerif" w:hAnsi="FreeSerif"/>
          <w:color w:val="000000"/>
          <w:sz w:val="24"/>
          <w:szCs w:val="24"/>
          <w:lang w:val="en-US"/>
        </w:rPr>
        <w:t xml:space="preserve"> </w:t>
      </w:r>
      <w:ins w:id="94" w:author="Unknown Author" w:date="2022-01-25T11:10:56Z">
        <w:r>
          <w:rPr>
            <w:rFonts w:eastAsia="SimSun" w:cs="Times New Roman" w:ascii="FreeSerif" w:hAnsi="FreeSerif"/>
            <w:color w:val="000000"/>
            <w:sz w:val="24"/>
            <w:szCs w:val="24"/>
            <w:lang w:val="en-US"/>
          </w:rPr>
          <w:t xml:space="preserve">from the questionnaire </w:t>
        </w:r>
      </w:ins>
      <w:ins w:id="95" w:author="Unknown Author" w:date="2022-01-25T11:11:00Z">
        <w:r>
          <w:rPr>
            <w:rFonts w:eastAsia="SimSun" w:cs="Times New Roman" w:ascii="FreeSerif" w:hAnsi="FreeSerif"/>
            <w:color w:val="000000"/>
            <w:sz w:val="24"/>
            <w:szCs w:val="24"/>
            <w:highlight w:val="red"/>
            <w:lang w:val="en-US"/>
          </w:rPr>
          <w:t>[link to questionnaire]</w:t>
        </w:r>
      </w:ins>
      <w:ins w:id="96" w:author="Unknown Author" w:date="2022-01-25T11:11:00Z">
        <w:r>
          <w:rPr>
            <w:rFonts w:eastAsia="SimSun" w:cs="Times New Roman" w:ascii="FreeSerif" w:hAnsi="FreeSerif"/>
            <w:color w:val="000000"/>
            <w:sz w:val="24"/>
            <w:szCs w:val="24"/>
            <w:lang w:val="en-US"/>
          </w:rPr>
          <w:t xml:space="preserve"> </w:t>
        </w:r>
      </w:ins>
      <w:r>
        <w:rPr>
          <w:rFonts w:eastAsia="SimSun" w:cs="Times New Roman" w:ascii="FreeSerif" w:hAnsi="FreeSerif"/>
          <w:color w:val="000000"/>
          <w:sz w:val="24"/>
          <w:szCs w:val="24"/>
          <w:lang w:val="en-US"/>
        </w:rPr>
        <w:t>(Bisang et al. 2020b: 93) shows the four values for the parameter of Bondedness (BD) as an example:</w:t>
      </w:r>
    </w:p>
    <w:p>
      <w:pPr>
        <w:pStyle w:val="Normal"/>
        <w:suppressAutoHyphens w:val="false"/>
        <w:spacing w:before="0" w:after="160"/>
        <w:ind w:left="720" w:hanging="0"/>
        <w:contextualSpacing/>
        <w:textAlignment w:val="auto"/>
        <w:rPr>
          <w:rFonts w:ascii="FreeSerif" w:hAnsi="FreeSerif"/>
          <w:color w:val="000000"/>
          <w:sz w:val="24"/>
          <w:szCs w:val="24"/>
          <w:lang w:val="en-US"/>
        </w:rPr>
      </w:pPr>
      <w:r>
        <w:rPr>
          <w:rFonts w:eastAsia="SimSun" w:cs="Times New Roman" w:ascii="FreeSerif" w:hAnsi="FreeSerif"/>
          <w:color w:val="000000"/>
          <w:sz w:val="24"/>
          <w:szCs w:val="24"/>
          <w:lang w:val="en-US"/>
        </w:rPr>
        <w:t>1</w:t>
        <w:tab/>
        <w:t>The linguistic sign is a free morpheme or is the lexical root of a word.</w:t>
      </w:r>
    </w:p>
    <w:p>
      <w:pPr>
        <w:pStyle w:val="Normal"/>
        <w:suppressAutoHyphens w:val="false"/>
        <w:spacing w:before="120" w:after="160"/>
        <w:ind w:left="720" w:hanging="0"/>
        <w:contextualSpacing/>
        <w:textAlignment w:val="auto"/>
        <w:rPr>
          <w:rFonts w:ascii="FreeSerif" w:hAnsi="FreeSerif"/>
          <w:color w:val="000000"/>
          <w:sz w:val="24"/>
          <w:szCs w:val="24"/>
          <w:lang w:val="en-US"/>
        </w:rPr>
      </w:pPr>
      <w:r>
        <w:rPr>
          <w:rFonts w:eastAsia="SimSun" w:cs="Times New Roman" w:ascii="FreeSerif" w:hAnsi="FreeSerif"/>
          <w:color w:val="000000"/>
          <w:sz w:val="24"/>
          <w:szCs w:val="24"/>
          <w:lang w:val="en-US"/>
        </w:rPr>
        <w:t>2</w:t>
        <w:tab/>
        <w:t>The linguistic sign is a clitic (</w:t>
      </w:r>
      <w:ins w:id="97" w:author="Bisang, Prof. Dr. Walter" w:date="2022-01-24T23:16:00Z">
        <w:r>
          <w:rPr>
            <w:rFonts w:eastAsia="SimSun" w:cs="Times New Roman" w:ascii="FreeSerif" w:hAnsi="FreeSerif"/>
            <w:color w:val="000000"/>
            <w:sz w:val="24"/>
            <w:szCs w:val="24"/>
            <w:lang w:val="en-US"/>
          </w:rPr>
          <w:t xml:space="preserve">its use is </w:t>
        </w:r>
      </w:ins>
      <w:r>
        <w:rPr>
          <w:rFonts w:eastAsia="SimSun" w:cs="Times New Roman" w:ascii="FreeSerif" w:hAnsi="FreeSerif"/>
          <w:color w:val="000000"/>
          <w:sz w:val="24"/>
          <w:szCs w:val="24"/>
          <w:lang w:val="en-US"/>
        </w:rPr>
        <w:t>not limited to a single word class).</w:t>
      </w:r>
    </w:p>
    <w:p>
      <w:pPr>
        <w:pStyle w:val="Normal"/>
        <w:suppressAutoHyphens w:val="false"/>
        <w:spacing w:before="120" w:after="160"/>
        <w:ind w:left="720" w:hanging="0"/>
        <w:contextualSpacing/>
        <w:textAlignment w:val="auto"/>
        <w:rPr>
          <w:rFonts w:ascii="FreeSerif" w:hAnsi="FreeSerif"/>
          <w:color w:val="000000"/>
          <w:sz w:val="24"/>
          <w:szCs w:val="24"/>
          <w:lang w:val="en-US"/>
        </w:rPr>
      </w:pPr>
      <w:r>
        <w:rPr>
          <w:rFonts w:eastAsia="SimSun" w:cs="Times New Roman" w:ascii="FreeSerif" w:hAnsi="FreeSerif"/>
          <w:color w:val="000000"/>
          <w:sz w:val="24"/>
          <w:szCs w:val="24"/>
          <w:lang w:val="en-US"/>
        </w:rPr>
        <w:t>3</w:t>
        <w:tab/>
        <w:t>The linguistic sign is an agglutinative affix</w:t>
      </w:r>
      <w:ins w:id="98" w:author="Bisang, Prof. Dr. Walter" w:date="2022-01-24T23:16:00Z">
        <w:r>
          <w:rPr>
            <w:rFonts w:eastAsia="SimSun" w:cs="Times New Roman" w:ascii="FreeSerif" w:hAnsi="FreeSerif"/>
            <w:color w:val="000000"/>
            <w:sz w:val="24"/>
            <w:szCs w:val="24"/>
            <w:lang w:val="en-US"/>
          </w:rPr>
          <w:t xml:space="preserve"> (affixed to individual wo</w:t>
        </w:r>
      </w:ins>
      <w:ins w:id="99" w:author="Bisang, Prof. Dr. Walter" w:date="2022-01-24T23:17:00Z">
        <w:r>
          <w:rPr>
            <w:rFonts w:eastAsia="SimSun" w:cs="Times New Roman" w:ascii="FreeSerif" w:hAnsi="FreeSerif"/>
            <w:color w:val="000000"/>
            <w:sz w:val="24"/>
            <w:szCs w:val="24"/>
            <w:lang w:val="en-US"/>
          </w:rPr>
          <w:t>rds which are members of the same word class)</w:t>
        </w:r>
      </w:ins>
      <w:r>
        <w:rPr>
          <w:rFonts w:eastAsia="SimSun" w:cs="Times New Roman" w:ascii="FreeSerif" w:hAnsi="FreeSerif"/>
          <w:color w:val="000000"/>
          <w:sz w:val="24"/>
          <w:szCs w:val="24"/>
          <w:lang w:val="en-US"/>
        </w:rPr>
        <w:t>.</w:t>
      </w:r>
    </w:p>
    <w:p>
      <w:pPr>
        <w:pStyle w:val="Normal"/>
        <w:suppressAutoHyphens w:val="false"/>
        <w:spacing w:before="120" w:after="160"/>
        <w:ind w:left="720" w:hanging="0"/>
        <w:contextualSpacing/>
        <w:textAlignment w:val="auto"/>
        <w:rPr>
          <w:rFonts w:ascii="FreeSerif" w:hAnsi="FreeSerif"/>
          <w:color w:val="000000"/>
          <w:sz w:val="24"/>
          <w:szCs w:val="24"/>
          <w:lang w:val="en-US"/>
        </w:rPr>
      </w:pPr>
      <w:r>
        <w:rPr>
          <w:rFonts w:eastAsia="SimSun" w:cs="Times New Roman" w:ascii="FreeSerif" w:hAnsi="FreeSerif"/>
          <w:color w:val="000000"/>
          <w:sz w:val="24"/>
          <w:szCs w:val="24"/>
          <w:lang w:val="en-US"/>
        </w:rPr>
        <w:t>4</w:t>
        <w:tab/>
        <w:t xml:space="preserve">The linguistic sign is part of a </w:t>
      </w:r>
      <w:r>
        <w:rPr>
          <w:rFonts w:eastAsia="SimSun" w:cs="Times New Roman" w:ascii="FreeSerif" w:hAnsi="FreeSerif"/>
          <w:i/>
          <w:color w:val="000000"/>
          <w:sz w:val="24"/>
          <w:szCs w:val="24"/>
          <w:lang w:val="en-US"/>
        </w:rPr>
        <w:t>porte-manteau</w:t>
      </w:r>
      <w:r>
        <w:rPr>
          <w:rFonts w:eastAsia="SimSun" w:cs="Times New Roman" w:ascii="FreeSerif" w:hAnsi="FreeSerif"/>
          <w:color w:val="000000"/>
          <w:sz w:val="24"/>
          <w:szCs w:val="24"/>
          <w:lang w:val="en-US"/>
        </w:rPr>
        <w:t xml:space="preserve"> morpheme</w:t>
      </w:r>
      <w:del w:id="100" w:author="Bisang, Prof. Dr. Walter" w:date="2022-01-24T23:17:00Z">
        <w:r>
          <w:rPr>
            <w:rFonts w:eastAsia="SimSun" w:cs="Times New Roman" w:ascii="FreeSerif" w:hAnsi="FreeSerif"/>
            <w:color w:val="000000"/>
            <w:sz w:val="24"/>
            <w:szCs w:val="24"/>
            <w:lang w:val="en-US"/>
          </w:rPr>
          <w:delText>,</w:delText>
        </w:r>
      </w:del>
      <w:r>
        <w:rPr>
          <w:rFonts w:eastAsia="SimSun" w:cs="Times New Roman" w:ascii="FreeSerif" w:hAnsi="FreeSerif"/>
          <w:color w:val="000000"/>
          <w:sz w:val="24"/>
          <w:szCs w:val="24"/>
          <w:lang w:val="en-US"/>
        </w:rPr>
        <w:t xml:space="preserve"> or is a </w:t>
        <w:tab/>
        <w:t xml:space="preserve">suprasegmental (e.g., tonal marker) or a process morpheme </w:t>
      </w:r>
      <w:del w:id="101" w:author="Bisang, Prof. Dr. Walter" w:date="2022-01-24T23:17:00Z">
        <w:r>
          <w:rPr>
            <w:rFonts w:eastAsia="SimSun" w:cs="Times New Roman" w:ascii="FreeSerif" w:hAnsi="FreeSerif"/>
            <w:color w:val="000000"/>
            <w:sz w:val="24"/>
            <w:szCs w:val="24"/>
            <w:lang w:val="en-US"/>
          </w:rPr>
          <w:tab/>
        </w:r>
      </w:del>
      <w:r>
        <w:rPr>
          <w:rFonts w:eastAsia="SimSun" w:cs="Times New Roman" w:ascii="FreeSerif" w:hAnsi="FreeSerif"/>
          <w:color w:val="000000"/>
          <w:sz w:val="24"/>
          <w:szCs w:val="24"/>
          <w:lang w:val="en-US"/>
        </w:rPr>
        <w:t>(</w:t>
      </w:r>
      <w:r>
        <w:rPr>
          <w:rFonts w:eastAsia="SimSun" w:cs="Times New Roman" w:ascii="FreeSerif" w:hAnsi="FreeSerif"/>
          <w:i/>
          <w:color w:val="000000"/>
          <w:sz w:val="24"/>
          <w:szCs w:val="24"/>
          <w:lang w:val="en-US"/>
        </w:rPr>
        <w:t>Ablaut</w:t>
      </w:r>
      <w:r>
        <w:rPr>
          <w:rFonts w:eastAsia="SimSun" w:cs="Times New Roman" w:ascii="FreeSerif" w:hAnsi="FreeSerif"/>
          <w:color w:val="000000"/>
          <w:sz w:val="24"/>
          <w:szCs w:val="24"/>
          <w:lang w:val="en-US"/>
        </w:rPr>
        <w:t>, ...), or a zero morpheme.</w:t>
      </w:r>
    </w:p>
    <w:p>
      <w:pPr>
        <w:pStyle w:val="Normal"/>
        <w:spacing w:lineRule="auto" w:line="480" w:before="120" w:after="0"/>
        <w:ind w:left="720" w:hanging="0"/>
        <w:contextualSpacing/>
        <w:jc w:val="both"/>
        <w:rPr>
          <w:rFonts w:ascii="FreeSerif" w:hAnsi="FreeSerif" w:eastAsia="SimSun" w:cs="Times New Roman"/>
          <w:color w:val="000000"/>
          <w:sz w:val="24"/>
          <w:szCs w:val="24"/>
          <w:lang w:val="en-US"/>
        </w:rPr>
      </w:pPr>
      <w:r>
        <w:rPr>
          <w:rFonts w:eastAsia="SimSun" w:cs="Times New Roman" w:ascii="FreeSerif" w:hAnsi="FreeSerif"/>
          <w:color w:val="000000"/>
          <w:sz w:val="24"/>
          <w:szCs w:val="24"/>
          <w:lang w:val="en-US"/>
        </w:rPr>
      </w:r>
    </w:p>
    <w:p>
      <w:pPr>
        <w:pStyle w:val="Normal"/>
        <w:spacing w:lineRule="auto" w:line="480" w:before="0" w:after="0"/>
        <w:jc w:val="both"/>
        <w:rPr>
          <w:rFonts w:ascii="FreeSerif" w:hAnsi="FreeSerif"/>
          <w:color w:val="000000"/>
          <w:sz w:val="24"/>
          <w:szCs w:val="24"/>
          <w:lang w:val="en-US"/>
        </w:rPr>
      </w:pPr>
      <w:r>
        <w:rPr>
          <w:rFonts w:eastAsia="SimSun" w:cs="Times New Roman" w:ascii="FreeSerif" w:hAnsi="FreeSerif"/>
          <w:color w:val="000000"/>
          <w:sz w:val="24"/>
          <w:szCs w:val="24"/>
          <w:lang w:val="en-US"/>
        </w:rPr>
        <w:t xml:space="preserve">The source values were not assigned any values because in quite a number of cases it was not possible to reconstruct the details of the source properties. Since it was still possible to evaluate if there was a change in parameter value from source to target, we evaluated for every source-target combination whether or not there was a change in each parameter. </w:t>
      </w:r>
    </w:p>
    <w:p>
      <w:pPr>
        <w:pStyle w:val="Normal"/>
        <w:spacing w:lineRule="auto" w:line="480" w:before="0" w:after="0"/>
        <w:jc w:val="both"/>
        <w:rPr>
          <w:rFonts w:ascii="FreeSerif" w:hAnsi="FreeSerif"/>
          <w:color w:val="000000"/>
          <w:sz w:val="24"/>
          <w:szCs w:val="24"/>
          <w:lang w:val="en-US"/>
        </w:rPr>
      </w:pPr>
      <w:r>
        <w:rPr>
          <w:rFonts w:eastAsia="SimSun" w:cs="Times New Roman" w:ascii="FreeSerif" w:hAnsi="FreeSerif"/>
          <w:color w:val="000000"/>
          <w:sz w:val="24"/>
          <w:szCs w:val="24"/>
          <w:lang w:val="en-US"/>
        </w:rPr>
        <w:t>Thus, we collected two types of data for each path of grammaticalization:</w:t>
      </w:r>
    </w:p>
    <w:p>
      <w:pPr>
        <w:pStyle w:val="Normal"/>
        <w:spacing w:lineRule="auto" w:line="480" w:before="120" w:after="0"/>
        <w:ind w:firstLine="357"/>
        <w:rPr>
          <w:rFonts w:ascii="FreeSerif" w:hAnsi="FreeSerif"/>
          <w:color w:val="000000"/>
          <w:sz w:val="24"/>
          <w:szCs w:val="24"/>
          <w:lang w:val="en-US"/>
        </w:rPr>
      </w:pPr>
      <w:r>
        <w:rPr>
          <w:rFonts w:eastAsia="SimSun" w:cs="Times New Roman" w:ascii="FreeSerif" w:hAnsi="FreeSerif"/>
          <w:color w:val="000000"/>
          <w:sz w:val="24"/>
          <w:szCs w:val="24"/>
          <w:lang w:val="en-US"/>
        </w:rPr>
        <w:t xml:space="preserve">• </w:t>
      </w:r>
      <w:r>
        <w:rPr>
          <w:rFonts w:eastAsia="SimSun" w:cs="Times New Roman" w:ascii="FreeSerif" w:hAnsi="FreeSerif"/>
          <w:color w:val="000000"/>
          <w:sz w:val="24"/>
          <w:szCs w:val="24"/>
          <w:lang w:val="en-US"/>
        </w:rPr>
        <w:t>Change data: change</w:t>
      </w:r>
      <w:ins w:id="102" w:author="Bisang, Prof. Dr. Walter" w:date="2022-01-24T23:19:00Z">
        <w:r>
          <w:rPr>
            <w:rFonts w:eastAsia="SimSun" w:cs="Times New Roman" w:ascii="FreeSerif" w:hAnsi="FreeSerif"/>
            <w:color w:val="000000"/>
            <w:sz w:val="24"/>
            <w:szCs w:val="24"/>
            <w:lang w:val="en-US"/>
          </w:rPr>
          <w:t xml:space="preserve"> </w:t>
        </w:r>
      </w:ins>
      <w:r>
        <w:rPr>
          <w:rFonts w:eastAsia="SimSun" w:cs="Times New Roman" w:ascii="FreeSerif" w:hAnsi="FreeSerif"/>
          <w:color w:val="000000"/>
          <w:sz w:val="24"/>
          <w:szCs w:val="24"/>
          <w:lang w:val="en-US"/>
        </w:rPr>
        <w:t xml:space="preserve">(1) </w:t>
      </w:r>
      <w:r>
        <w:rPr>
          <w:rFonts w:eastAsia="SimSun" w:cs="Times New Roman" w:ascii="FreeSerif" w:hAnsi="FreeSerif"/>
          <w:color w:val="000000"/>
          <w:sz w:val="24"/>
          <w:szCs w:val="24"/>
          <w:lang w:val="en-US"/>
        </w:rPr>
        <w:t>/ no change</w:t>
      </w:r>
      <w:ins w:id="103" w:author="Bisang, Prof. Dr. Walter" w:date="2022-01-24T23:19:00Z">
        <w:r>
          <w:rPr>
            <w:rFonts w:eastAsia="SimSun" w:cs="Times New Roman" w:ascii="FreeSerif" w:hAnsi="FreeSerif"/>
            <w:color w:val="000000"/>
            <w:sz w:val="24"/>
            <w:szCs w:val="24"/>
            <w:lang w:val="en-US"/>
          </w:rPr>
          <w:t xml:space="preserve"> </w:t>
        </w:r>
      </w:ins>
      <w:r>
        <w:rPr>
          <w:rFonts w:eastAsia="SimSun" w:cs="Times New Roman" w:ascii="FreeSerif" w:hAnsi="FreeSerif"/>
          <w:color w:val="000000"/>
          <w:sz w:val="24"/>
          <w:szCs w:val="24"/>
          <w:lang w:val="en-US"/>
        </w:rPr>
        <w:t xml:space="preserve">(0) </w:t>
      </w:r>
      <w:r>
        <w:rPr>
          <w:rFonts w:eastAsia="SimSun" w:cs="Times New Roman" w:ascii="FreeSerif" w:hAnsi="FreeSerif"/>
          <w:color w:val="000000"/>
          <w:sz w:val="24"/>
          <w:szCs w:val="24"/>
          <w:lang w:val="en-US"/>
        </w:rPr>
        <w:t>in value from source to target (per parameter)</w:t>
      </w:r>
    </w:p>
    <w:p>
      <w:pPr>
        <w:pStyle w:val="Normal"/>
        <w:spacing w:lineRule="auto" w:line="480" w:before="0" w:after="0"/>
        <w:ind w:firstLine="357"/>
        <w:rPr>
          <w:rFonts w:ascii="FreeSerif" w:hAnsi="FreeSerif"/>
          <w:color w:val="000000"/>
          <w:sz w:val="24"/>
          <w:szCs w:val="24"/>
          <w:lang w:val="en-US"/>
        </w:rPr>
      </w:pPr>
      <w:r>
        <w:rPr>
          <w:rFonts w:eastAsia="SimSun" w:cs="Times New Roman" w:ascii="FreeSerif" w:hAnsi="FreeSerif"/>
          <w:color w:val="000000"/>
          <w:sz w:val="24"/>
          <w:szCs w:val="24"/>
          <w:lang w:val="en-US"/>
        </w:rPr>
        <w:t xml:space="preserve">• </w:t>
      </w:r>
      <w:r>
        <w:rPr>
          <w:rFonts w:eastAsia="SimSun" w:cs="Times New Roman" w:ascii="FreeSerif" w:hAnsi="FreeSerif"/>
          <w:color w:val="000000"/>
          <w:sz w:val="24"/>
          <w:szCs w:val="24"/>
          <w:lang w:val="en-US"/>
        </w:rPr>
        <w:t>Value data: target value of 1, 2, 3 or 4 (per parameter).</w:t>
      </w:r>
    </w:p>
    <w:p>
      <w:pPr>
        <w:pStyle w:val="Normal"/>
        <w:spacing w:lineRule="auto" w:line="480" w:before="0" w:after="0"/>
        <w:ind w:firstLine="357"/>
        <w:rPr>
          <w:rFonts w:ascii="FreeSerif" w:hAnsi="FreeSerif"/>
          <w:color w:val="000000"/>
          <w:sz w:val="24"/>
          <w:szCs w:val="24"/>
          <w:lang w:val="en-US"/>
        </w:rPr>
      </w:pPr>
      <w:r>
        <w:rPr>
          <w:rFonts w:ascii="FreeSerif" w:hAnsi="FreeSerif"/>
          <w:color w:val="000000"/>
          <w:sz w:val="24"/>
          <w:szCs w:val="24"/>
          <w:lang w:val="en-US"/>
        </w:rPr>
      </w:r>
    </w:p>
    <w:p>
      <w:pPr>
        <w:pStyle w:val="Normal"/>
        <w:spacing w:lineRule="auto" w:line="480" w:before="120" w:after="0"/>
        <w:jc w:val="both"/>
        <w:rPr>
          <w:rFonts w:ascii="FreeSerif" w:hAnsi="FreeSerif"/>
          <w:color w:val="000000"/>
          <w:sz w:val="24"/>
          <w:szCs w:val="24"/>
          <w:lang w:val="en-US"/>
        </w:rPr>
      </w:pPr>
      <w:r>
        <w:rPr>
          <w:rFonts w:eastAsia="SimSun" w:cs="Times New Roman" w:ascii="FreeSerif" w:hAnsi="FreeSerif"/>
          <w:color w:val="000000"/>
          <w:sz w:val="24"/>
          <w:szCs w:val="24"/>
          <w:lang w:val="en-GB"/>
        </w:rPr>
        <w:t xml:space="preserve">The values for individual parameters and more remarks on the topic can be found in the Questionnaire </w:t>
      </w:r>
      <w:r>
        <w:rPr>
          <w:rFonts w:eastAsia="SimSun" w:cs="Times New Roman" w:ascii="FreeSerif" w:hAnsi="FreeSerif"/>
          <w:color w:val="000000"/>
          <w:sz w:val="24"/>
          <w:szCs w:val="24"/>
          <w:highlight w:val="red"/>
          <w:lang w:val="en-GB"/>
        </w:rPr>
        <w:t>[link to Questionnaire]</w:t>
      </w:r>
      <w:r>
        <w:rPr>
          <w:rFonts w:eastAsia="SimSun" w:cs="Times New Roman" w:ascii="FreeSerif" w:hAnsi="FreeSerif"/>
          <w:color w:val="000000"/>
          <w:sz w:val="24"/>
          <w:szCs w:val="24"/>
          <w:lang w:val="en-GB"/>
        </w:rPr>
        <w:t>.</w:t>
      </w:r>
    </w:p>
    <w:p>
      <w:pPr>
        <w:pStyle w:val="Normal"/>
        <w:rPr>
          <w:rFonts w:ascii="FreeSerif" w:hAnsi="FreeSerif"/>
          <w:color w:val="000000"/>
          <w:sz w:val="24"/>
          <w:szCs w:val="24"/>
          <w:lang w:val="en-US"/>
        </w:rPr>
      </w:pPr>
      <w:r>
        <w:rPr>
          <w:rFonts w:ascii="FreeSerif" w:hAnsi="FreeSerif"/>
          <w:color w:val="000000"/>
          <w:sz w:val="24"/>
          <w:szCs w:val="24"/>
          <w:lang w:val="en-US"/>
        </w:rPr>
      </w:r>
    </w:p>
    <w:p>
      <w:pPr>
        <w:pStyle w:val="Heading3"/>
        <w:numPr>
          <w:ilvl w:val="0"/>
          <w:numId w:val="3"/>
        </w:numPr>
        <w:rPr>
          <w:rFonts w:ascii="FreeSerif" w:hAnsi="FreeSerif"/>
          <w:color w:val="000000"/>
        </w:rPr>
      </w:pPr>
      <w:bookmarkStart w:id="10" w:name="__RefHeading___Toc18555_604395922"/>
      <w:bookmarkStart w:id="11" w:name="_toc73"/>
      <w:bookmarkEnd w:id="10"/>
      <w:bookmarkEnd w:id="11"/>
      <w:r>
        <w:rPr>
          <w:rFonts w:ascii="FreeSerif" w:hAnsi="FreeSerif"/>
          <w:color w:val="000000"/>
        </w:rPr>
        <w:t>Team &amp; contributors</w:t>
      </w:r>
    </w:p>
    <w:p>
      <w:pPr>
        <w:pStyle w:val="Heading3"/>
        <w:numPr>
          <w:ilvl w:val="1"/>
          <w:numId w:val="3"/>
        </w:numPr>
        <w:rPr>
          <w:rFonts w:ascii="FreeSerif" w:hAnsi="FreeSerif"/>
          <w:color w:val="000000"/>
        </w:rPr>
      </w:pPr>
      <w:bookmarkStart w:id="12" w:name="__RefHeading___Toc18555_6043959221"/>
      <w:bookmarkStart w:id="13" w:name="_toc731"/>
      <w:bookmarkEnd w:id="12"/>
      <w:bookmarkEnd w:id="13"/>
      <w:r>
        <w:rPr>
          <w:rFonts w:ascii="FreeSerif" w:hAnsi="FreeSerif"/>
          <w:color w:val="000000"/>
        </w:rPr>
        <w:t>Team</w:t>
      </w:r>
    </w:p>
    <w:p>
      <w:pPr>
        <w:pStyle w:val="Normal"/>
        <w:spacing w:lineRule="auto" w:line="360"/>
        <w:rPr>
          <w:lang w:val="en-US"/>
        </w:rPr>
      </w:pPr>
      <w:ins w:id="104" w:author="Unknown Author" w:date="2022-01-25T11:26:34Z">
        <w:r>
          <w:rPr>
            <w:rFonts w:cs="Calibri" w:ascii="FreeSerif" w:hAnsi="FreeSerif"/>
            <w:color w:val="000000"/>
            <w:sz w:val="24"/>
            <w:szCs w:val="24"/>
            <w:lang w:val="en-GB"/>
          </w:rPr>
          <w:t xml:space="preserve">The team was led by </w:t>
        </w:r>
      </w:ins>
      <w:hyperlink r:id="rId8">
        <w:r>
          <w:rPr>
            <w:rStyle w:val="InternetLink"/>
            <w:rFonts w:cs="Calibri" w:ascii="FreeSerif" w:hAnsi="FreeSerif"/>
            <w:color w:val="000000"/>
            <w:sz w:val="24"/>
            <w:szCs w:val="24"/>
            <w:lang w:val="en-GB"/>
          </w:rPr>
          <w:t>Walter Bisang</w:t>
        </w:r>
      </w:hyperlink>
      <w:r>
        <w:rPr>
          <w:rFonts w:cs="Calibri" w:ascii="FreeSerif" w:hAnsi="FreeSerif"/>
          <w:color w:val="000000"/>
          <w:sz w:val="24"/>
          <w:szCs w:val="24"/>
          <w:lang w:val="en-GB"/>
        </w:rPr>
        <w:t xml:space="preserve"> and </w:t>
      </w:r>
      <w:hyperlink r:id="rId9">
        <w:r>
          <w:rPr>
            <w:rStyle w:val="InternetLink"/>
            <w:rFonts w:cs="Calibri" w:ascii="FreeSerif" w:hAnsi="FreeSerif"/>
            <w:color w:val="000000"/>
            <w:sz w:val="24"/>
            <w:szCs w:val="24"/>
            <w:lang w:val="en-GB"/>
          </w:rPr>
          <w:t>Andrej Malchukov</w:t>
        </w:r>
      </w:hyperlink>
      <w:ins w:id="105" w:author="Unknown Author" w:date="2022-01-25T11:26:34Z">
        <w:r>
          <w:rPr>
            <w:rFonts w:cs="Calibri" w:ascii="FreeSerif" w:hAnsi="FreeSerif"/>
            <w:color w:val="000000"/>
            <w:sz w:val="24"/>
            <w:szCs w:val="24"/>
            <w:lang w:val="en-GB"/>
          </w:rPr>
          <w:t>.</w:t>
        </w:r>
      </w:ins>
      <w:ins w:id="106" w:author="Unknown Author" w:date="2022-01-25T11:28:06Z">
        <w:r>
          <w:rPr>
            <w:rFonts w:cs="Calibri" w:ascii="FreeSerif" w:hAnsi="FreeSerif"/>
            <w:color w:val="000000"/>
            <w:sz w:val="24"/>
            <w:szCs w:val="24"/>
            <w:lang w:val="en-GB"/>
          </w:rPr>
          <w:t xml:space="preserve"> </w:t>
        </w:r>
      </w:ins>
      <w:r>
        <w:rPr>
          <w:rFonts w:cs="Calibri" w:ascii="FreeSerif" w:hAnsi="FreeSerif"/>
          <w:color w:val="000000"/>
          <w:sz w:val="24"/>
          <w:szCs w:val="24"/>
          <w:lang w:val="en-GB"/>
        </w:rPr>
        <w:t xml:space="preserve">The core team of the MAGRAM project involved </w:t>
      </w:r>
      <w:del w:id="107" w:author="Unknown Author" w:date="2022-01-25T11:24:51Z">
        <w:r>
          <w:rPr>
            <w:rFonts w:cs="Calibri" w:ascii="FreeSerif" w:hAnsi="FreeSerif"/>
            <w:color w:val="000000"/>
            <w:sz w:val="24"/>
            <w:szCs w:val="24"/>
            <w:lang w:val="en-GB"/>
          </w:rPr>
          <w:delText xml:space="preserve"> </w:delText>
        </w:r>
      </w:del>
      <w:r>
        <w:rPr>
          <w:rFonts w:cs="Calibri" w:ascii="FreeSerif" w:hAnsi="FreeSerif"/>
          <w:color w:val="000000"/>
          <w:sz w:val="24"/>
          <w:szCs w:val="24"/>
          <w:lang w:val="en-GB"/>
        </w:rPr>
        <w:t xml:space="preserve">in data annotation and evaluation: </w:t>
      </w:r>
      <w:hyperlink r:id="rId10">
        <w:del w:id="108" w:author="Unknown Author" w:date="2022-01-25T11:28:22Z">
          <w:r>
            <w:rPr>
              <w:rStyle w:val="InternetLink"/>
              <w:rFonts w:cs="Calibri" w:ascii="FreeSerif" w:hAnsi="FreeSerif"/>
              <w:color w:val="000000"/>
              <w:sz w:val="24"/>
              <w:szCs w:val="24"/>
              <w:lang w:val="en-GB"/>
            </w:rPr>
            <w:delText>Dr.</w:delText>
          </w:r>
        </w:del>
      </w:hyperlink>
      <w:hyperlink r:id="rId11">
        <w:r>
          <w:rPr>
            <w:rStyle w:val="InternetLink"/>
            <w:rFonts w:cs="Calibri" w:ascii="FreeSerif" w:hAnsi="FreeSerif"/>
            <w:color w:val="000000"/>
            <w:sz w:val="24"/>
            <w:szCs w:val="24"/>
            <w:lang w:val="en-GB"/>
          </w:rPr>
          <w:t xml:space="preserve"> Linlin Sun</w:t>
        </w:r>
      </w:hyperlink>
      <w:r>
        <w:rPr>
          <w:rFonts w:cs="Calibri" w:ascii="FreeSerif" w:hAnsi="FreeSerif"/>
          <w:color w:val="000000"/>
          <w:sz w:val="24"/>
          <w:szCs w:val="24"/>
          <w:lang w:val="en-GB"/>
        </w:rPr>
        <w:t xml:space="preserve"> (LS), </w:t>
      </w:r>
      <w:hyperlink r:id="rId12">
        <w:r>
          <w:rPr>
            <w:rStyle w:val="InternetLink"/>
            <w:rFonts w:cs="Calibri" w:ascii="FreeSerif" w:hAnsi="FreeSerif"/>
            <w:color w:val="000000"/>
            <w:sz w:val="24"/>
            <w:szCs w:val="24"/>
            <w:lang w:val="en-GB"/>
          </w:rPr>
          <w:t>Iris Rieder</w:t>
        </w:r>
      </w:hyperlink>
      <w:r>
        <w:rPr>
          <w:rFonts w:cs="Calibri" w:ascii="FreeSerif" w:hAnsi="FreeSerif"/>
          <w:color w:val="000000"/>
          <w:sz w:val="24"/>
          <w:szCs w:val="24"/>
          <w:lang w:val="en-GB"/>
        </w:rPr>
        <w:t xml:space="preserve"> (IR), </w:t>
      </w:r>
      <w:hyperlink r:id="rId13">
        <w:r>
          <w:rPr>
            <w:rStyle w:val="InternetLink"/>
            <w:rFonts w:cs="Calibri" w:ascii="FreeSerif" w:hAnsi="FreeSerif"/>
            <w:color w:val="000000"/>
            <w:sz w:val="24"/>
            <w:szCs w:val="24"/>
            <w:lang w:val="en-GB"/>
          </w:rPr>
          <w:t>Eduard Schroeder</w:t>
        </w:r>
      </w:hyperlink>
      <w:r>
        <w:rPr>
          <w:rFonts w:cs="Calibri" w:ascii="FreeSerif" w:hAnsi="FreeSerif"/>
          <w:color w:val="000000"/>
          <w:sz w:val="24"/>
          <w:szCs w:val="24"/>
          <w:lang w:val="en-GB"/>
        </w:rPr>
        <w:t xml:space="preserve"> (ES) and </w:t>
      </w:r>
      <w:hyperlink r:id="rId14">
        <w:r>
          <w:rPr>
            <w:rStyle w:val="InternetLink"/>
            <w:rFonts w:cs="Calibri" w:ascii="FreeSerif" w:hAnsi="FreeSerif"/>
            <w:color w:val="000000"/>
            <w:sz w:val="24"/>
            <w:szCs w:val="24"/>
            <w:lang w:val="en-GB"/>
          </w:rPr>
          <w:t>Marvin Martiny</w:t>
        </w:r>
      </w:hyperlink>
      <w:r>
        <w:rPr>
          <w:rFonts w:cs="Calibri" w:ascii="FreeSerif" w:hAnsi="FreeSerif"/>
          <w:color w:val="000000"/>
          <w:sz w:val="24"/>
          <w:szCs w:val="24"/>
          <w:lang w:val="en-GB"/>
        </w:rPr>
        <w:t xml:space="preserve"> (MM). Statistical evaluation was performed by Svenja Luell (SL), and at later stage</w:t>
      </w:r>
      <w:ins w:id="109" w:author="Bisang, Prof. Dr. Walter" w:date="2022-01-24T23:20:00Z">
        <w:r>
          <w:rPr>
            <w:rFonts w:cs="Calibri" w:ascii="FreeSerif" w:hAnsi="FreeSerif"/>
            <w:color w:val="000000"/>
            <w:sz w:val="24"/>
            <w:szCs w:val="24"/>
            <w:lang w:val="en-GB"/>
          </w:rPr>
          <w:t>s,</w:t>
        </w:r>
      </w:ins>
      <w:del w:id="110" w:author="Bisang, Prof. Dr. Walter" w:date="2022-01-24T23:20:00Z">
        <w:r>
          <w:rPr>
            <w:rFonts w:cs="Calibri" w:ascii="FreeSerif" w:hAnsi="FreeSerif"/>
            <w:color w:val="000000"/>
            <w:sz w:val="24"/>
            <w:szCs w:val="24"/>
            <w:lang w:val="en-GB"/>
          </w:rPr>
          <w:delText>s</w:delText>
        </w:r>
      </w:del>
      <w:r>
        <w:rPr>
          <w:rFonts w:cs="Calibri" w:ascii="FreeSerif" w:hAnsi="FreeSerif"/>
          <w:color w:val="000000"/>
          <w:sz w:val="24"/>
          <w:szCs w:val="24"/>
          <w:lang w:val="en-GB"/>
        </w:rPr>
        <w:t xml:space="preserve"> by </w:t>
      </w:r>
      <w:hyperlink r:id="rId15">
        <w:del w:id="111" w:author="Unknown Author" w:date="2022-01-25T11:28:16Z">
          <w:r>
            <w:rPr>
              <w:rStyle w:val="InternetLink"/>
              <w:rFonts w:cs="Calibri" w:ascii="FreeSerif" w:hAnsi="FreeSerif"/>
              <w:color w:val="000000"/>
              <w:sz w:val="24"/>
              <w:szCs w:val="24"/>
              <w:lang w:val="en-GB"/>
            </w:rPr>
            <w:delText xml:space="preserve">Dr. </w:delText>
          </w:r>
        </w:del>
      </w:hyperlink>
      <w:hyperlink r:id="rId16">
        <w:r>
          <w:rPr>
            <w:rStyle w:val="InternetLink"/>
            <w:rFonts w:cs="Calibri" w:ascii="FreeSerif" w:hAnsi="FreeSerif"/>
            <w:color w:val="000000"/>
            <w:sz w:val="24"/>
            <w:szCs w:val="24"/>
            <w:lang w:val="en-GB"/>
          </w:rPr>
          <w:t>Laura Becker</w:t>
        </w:r>
      </w:hyperlink>
      <w:r>
        <w:rPr/>
        <w:t xml:space="preserve"> </w:t>
      </w:r>
      <w:r>
        <w:rPr>
          <w:rFonts w:cs="Calibri" w:ascii="FreeSerif" w:hAnsi="FreeSerif"/>
          <w:color w:val="000000"/>
          <w:sz w:val="24"/>
          <w:szCs w:val="24"/>
          <w:lang w:val="en-GB"/>
        </w:rPr>
        <w:t>(LB). Since 2020</w:t>
      </w:r>
      <w:ins w:id="112" w:author="Bisang, Prof. Dr. Walter" w:date="2022-01-24T23:21:00Z">
        <w:r>
          <w:rPr>
            <w:rFonts w:cs="Calibri" w:ascii="FreeSerif" w:hAnsi="FreeSerif"/>
            <w:color w:val="000000"/>
            <w:sz w:val="24"/>
            <w:szCs w:val="24"/>
            <w:lang w:val="en-GB"/>
          </w:rPr>
          <w:t>,</w:t>
        </w:r>
      </w:ins>
      <w:r>
        <w:rPr>
          <w:rFonts w:cs="Calibri" w:ascii="FreeSerif" w:hAnsi="FreeSerif"/>
          <w:color w:val="000000"/>
          <w:sz w:val="24"/>
          <w:szCs w:val="24"/>
          <w:lang w:val="en-GB"/>
        </w:rPr>
        <w:t xml:space="preserve"> database management and curation has been performed by Marvin Martiny.</w:t>
      </w:r>
    </w:p>
    <w:p>
      <w:pPr>
        <w:pStyle w:val="Heading3"/>
        <w:rPr>
          <w:rFonts w:ascii="FreeSerif" w:hAnsi="FreeSerif"/>
          <w:color w:val="000000"/>
          <w:lang w:val="en-US"/>
        </w:rPr>
      </w:pPr>
      <w:r>
        <w:rPr>
          <w:rFonts w:ascii="FreeSerif" w:hAnsi="FreeSerif"/>
          <w:color w:val="000000"/>
          <w:lang w:val="en-US"/>
        </w:rPr>
      </w:r>
    </w:p>
    <w:p>
      <w:pPr>
        <w:pStyle w:val="Heading3"/>
        <w:numPr>
          <w:ilvl w:val="1"/>
          <w:numId w:val="3"/>
        </w:numPr>
        <w:rPr>
          <w:rFonts w:ascii="FreeSerif" w:hAnsi="FreeSerif"/>
          <w:color w:val="000000"/>
        </w:rPr>
      </w:pPr>
      <w:bookmarkStart w:id="14" w:name="__RefHeading___Toc18555_60439592211"/>
      <w:bookmarkStart w:id="15" w:name="_toc162"/>
      <w:bookmarkEnd w:id="14"/>
      <w:bookmarkEnd w:id="15"/>
      <w:r>
        <w:rPr>
          <w:rFonts w:ascii="FreeSerif" w:hAnsi="FreeSerif"/>
          <w:color w:val="000000"/>
        </w:rPr>
        <w:t>Contributors</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 xml:space="preserve">The data of the Mainz Grammaticalization project is based on the contributions of 29 experts in the respective languages, among them Christian Lehmann as one of the founding fathers of grammaticalization research. </w:t>
      </w:r>
      <w:ins w:id="113" w:author="Bisang, Prof. Dr. Walter" w:date="2022-01-24T23:25:00Z">
        <w:r>
          <w:rPr>
            <w:rFonts w:cs="Calibri" w:ascii="FreeSerif" w:hAnsi="FreeSerif"/>
            <w:color w:val="000000"/>
            <w:sz w:val="24"/>
            <w:szCs w:val="24"/>
            <w:lang w:val="en-GB"/>
          </w:rPr>
          <w:t>The contributors to our database are listed in the alphabetical order of their languages</w:t>
        </w:r>
      </w:ins>
      <w:ins w:id="114" w:author="Bisang, Prof. Dr. Walter" w:date="2022-01-24T23:32:00Z">
        <w:r>
          <w:rPr>
            <w:rFonts w:cs="Calibri" w:ascii="FreeSerif" w:hAnsi="FreeSerif"/>
            <w:color w:val="000000"/>
            <w:sz w:val="24"/>
            <w:szCs w:val="24"/>
            <w:lang w:val="en-GB"/>
          </w:rPr>
          <w:t>/families</w:t>
        </w:r>
      </w:ins>
      <w:ins w:id="115" w:author="Bisang, Prof. Dr. Walter" w:date="2022-01-24T23:25:00Z">
        <w:r>
          <w:rPr>
            <w:rFonts w:cs="Calibri" w:ascii="FreeSerif" w:hAnsi="FreeSerif"/>
            <w:color w:val="000000"/>
            <w:sz w:val="24"/>
            <w:szCs w:val="24"/>
            <w:lang w:val="en-GB"/>
          </w:rPr>
          <w:t xml:space="preserve"> of expertise</w:t>
        </w:r>
      </w:ins>
      <w:r>
        <w:rPr>
          <w:rFonts w:cs="Calibri" w:ascii="FreeSerif" w:hAnsi="FreeSerif"/>
          <w:color w:val="000000"/>
          <w:sz w:val="24"/>
          <w:szCs w:val="24"/>
          <w:lang w:val="en-GB"/>
        </w:rPr>
        <w:t>:</w:t>
      </w:r>
    </w:p>
    <w:p>
      <w:pPr>
        <w:pStyle w:val="Normal"/>
        <w:spacing w:lineRule="auto" w:line="360"/>
        <w:rPr>
          <w:rFonts w:ascii="FreeSerif" w:hAnsi="FreeSerif" w:cs="Calibri"/>
          <w:color w:val="000000"/>
          <w:sz w:val="24"/>
          <w:szCs w:val="24"/>
          <w:lang w:val="en-GB"/>
        </w:rPr>
      </w:pPr>
      <w:r>
        <w:rPr>
          <w:rFonts w:cs="Calibri" w:ascii="FreeSerif" w:hAnsi="FreeSerif"/>
          <w:color w:val="000000"/>
          <w:sz w:val="24"/>
          <w:szCs w:val="24"/>
          <w:lang w:val="en-GB"/>
        </w:rPr>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Beja (Cushitic, Afroasiatic): Martine Vanhove</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Chinese (Sinitic, Sino-Tibetan): Linlin Sun and Walter Bisang</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Creoles and Pidgins: Susanne Michaelis and Martin Haspelmath</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Emai (Edoid, Niger-Congo): Ronald P. Schaefer and Francis O. Egbokhare</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German (Indo-European): Luise Kempf and Damaris Nübling</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Hoocak (Core Siouan): Johannes Helmbrecht</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Indo-Aryan (Indo-European): Annie Montaut</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Iranian (Indo-European): Agnes Korn</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Iroquoian: Marianne Mithun</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Japhug (Rgyalrong, Sino-Tibetan): Guillaume Jacques</w:t>
      </w:r>
    </w:p>
    <w:p>
      <w:pPr>
        <w:pStyle w:val="Normal"/>
        <w:spacing w:lineRule="auto" w:line="360"/>
        <w:rPr>
          <w:rFonts w:ascii="FreeSerif" w:hAnsi="FreeSerif"/>
          <w:color w:val="000000"/>
          <w:sz w:val="24"/>
          <w:szCs w:val="24"/>
        </w:rPr>
      </w:pPr>
      <w:r>
        <w:rPr>
          <w:rFonts w:cs="Calibri" w:ascii="FreeSerif" w:hAnsi="FreeSerif"/>
          <w:color w:val="000000"/>
          <w:sz w:val="24"/>
          <w:szCs w:val="24"/>
        </w:rPr>
        <w:t>Khmer (Austroasiatic): Walter Bisang</w:t>
      </w:r>
    </w:p>
    <w:p>
      <w:pPr>
        <w:pStyle w:val="Normal"/>
        <w:spacing w:lineRule="auto" w:line="360"/>
        <w:rPr>
          <w:rFonts w:ascii="FreeSerif" w:hAnsi="FreeSerif"/>
          <w:color w:val="000000"/>
          <w:sz w:val="24"/>
          <w:szCs w:val="24"/>
        </w:rPr>
      </w:pPr>
      <w:r>
        <w:rPr>
          <w:rFonts w:cs="Calibri" w:ascii="FreeSerif" w:hAnsi="FreeSerif"/>
          <w:color w:val="000000"/>
          <w:sz w:val="24"/>
          <w:szCs w:val="24"/>
        </w:rPr>
        <w:t>Korean: Seongha Rhee</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Lezgic (Northeast Caucasian): Timur Maisak</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Malayo-Polynesian (Austronesian) &amp; Mori (Yareban): Nikolaus P. Himmelmann</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Manding (Mande, Niger-Congo): Denis Creissels</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Mian (Papua New Guinea): Sebastian Fedden</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Nyulnyulan (Non-Pamanyungan, Australian): William B. McGregor</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Quechua and Aymara: Willem F. H. Adelaar</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Romance (Indo-European): Michela Cennamo</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Slavic (Indo-European): Björn Wiemer</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Southern Uto-Aztecan: Zarina Estrada-Fernández</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Thai: Walter Bisang</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Tswana (Bantu, Niger-Congo): Denis Creissels</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Tungusic (Manchu-Tungusic, Transeurasian): Andrej Malchukov</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Uralic: Juha Janhunen</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Yeniseian: Edward Vajda</w:t>
      </w:r>
    </w:p>
    <w:p>
      <w:pPr>
        <w:pStyle w:val="Normal"/>
        <w:spacing w:lineRule="auto" w:line="360"/>
        <w:rPr>
          <w:rFonts w:ascii="FreeSerif" w:hAnsi="FreeSerif"/>
          <w:color w:val="000000"/>
          <w:sz w:val="24"/>
          <w:szCs w:val="24"/>
          <w:lang w:val="en-US"/>
        </w:rPr>
      </w:pPr>
      <w:r>
        <w:rPr>
          <w:rFonts w:cs="Calibri" w:ascii="FreeSerif" w:hAnsi="FreeSerif"/>
          <w:color w:val="000000"/>
          <w:sz w:val="24"/>
          <w:szCs w:val="24"/>
          <w:lang w:val="en-GB"/>
        </w:rPr>
        <w:t>Yucatecan (Mayan): Christian Lehmann</w:t>
      </w:r>
    </w:p>
    <w:p>
      <w:pPr>
        <w:pStyle w:val="Normal"/>
        <w:spacing w:lineRule="auto" w:line="360"/>
        <w:rPr>
          <w:rFonts w:ascii="FreeSerif" w:hAnsi="FreeSerif"/>
          <w:color w:val="000000"/>
          <w:sz w:val="24"/>
          <w:szCs w:val="24"/>
          <w:lang w:val="en-GB"/>
        </w:rPr>
      </w:pPr>
      <w:r>
        <w:rPr>
          <w:rFonts w:ascii="FreeSerif" w:hAnsi="FreeSerif"/>
          <w:color w:val="000000"/>
          <w:sz w:val="24"/>
          <w:szCs w:val="24"/>
          <w:lang w:val="en-GB"/>
        </w:rPr>
      </w:r>
    </w:p>
    <w:p>
      <w:pPr>
        <w:pStyle w:val="Normal"/>
        <w:spacing w:lineRule="auto" w:line="480" w:before="0" w:after="0"/>
        <w:ind w:firstLine="360"/>
        <w:rPr>
          <w:rFonts w:ascii="FreeSerif" w:hAnsi="FreeSerif"/>
          <w:color w:val="000000"/>
          <w:sz w:val="24"/>
          <w:szCs w:val="24"/>
          <w:lang w:val="en-US"/>
        </w:rPr>
      </w:pPr>
      <w:r>
        <mc:AlternateContent>
          <mc:Choice Requires="wps">
            <w:drawing>
              <wp:anchor behindDoc="0" distT="0" distB="0" distL="0" distR="0" simplePos="0" locked="0" layoutInCell="1" allowOverlap="1" relativeHeight="2" wp14:anchorId="60D2B644">
                <wp:simplePos x="0" y="0"/>
                <wp:positionH relativeFrom="column">
                  <wp:posOffset>0</wp:posOffset>
                </wp:positionH>
                <wp:positionV relativeFrom="paragraph">
                  <wp:posOffset>44450</wp:posOffset>
                </wp:positionV>
                <wp:extent cx="5776595" cy="3680460"/>
                <wp:effectExtent l="0" t="0" r="0" b="0"/>
                <wp:wrapSquare wrapText="largest"/>
                <wp:docPr id="1" name="Image6" descr="Ein Bild, das Karte enthält.&#10;&#10;Automatisch generierte Beschreibung"/>
                <a:graphic xmlns:a="http://schemas.openxmlformats.org/drawingml/2006/main">
                  <a:graphicData uri="http://schemas.openxmlformats.org/drawingml/2006/picture">
                    <pic:pic xmlns:pic="http://schemas.openxmlformats.org/drawingml/2006/picture">
                      <pic:nvPicPr>
                        <pic:cNvPr id="0" name="Image6" descr="Ein Bild, das Karte enthält.&#10;&#10;Automatisch generierte Beschreibung"/>
                        <pic:cNvPicPr/>
                      </pic:nvPicPr>
                      <pic:blipFill>
                        <a:blip r:embed="rId17"/>
                        <a:stretch/>
                      </pic:blipFill>
                      <pic:spPr>
                        <a:xfrm rot="21577800">
                          <a:off x="0" y="0"/>
                          <a:ext cx="5775840" cy="36799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0.05pt;margin-top:3.5pt;width:454.75pt;height:289.7pt;rotation:359" wp14:anchorId="60D2B644" type="shapetype_75">
                <v:imagedata r:id="rId17" o:detectmouseclick="t"/>
                <w10:wrap type="none"/>
                <v:stroke color="#3465a4" joinstyle="round" endcap="flat"/>
              </v:shape>
            </w:pict>
          </mc:Fallback>
        </mc:AlternateContent>
      </w:r>
      <w:r>
        <w:rPr>
          <w:rFonts w:eastAsia="Times New Roman" w:cs="Times New Roman" w:ascii="FreeSerif" w:hAnsi="FreeSerif"/>
          <w:b/>
          <w:bCs/>
          <w:color w:val="000000"/>
          <w:sz w:val="24"/>
          <w:szCs w:val="24"/>
          <w:lang w:val="en-US" w:eastAsia="zh-CN" w:bidi="th-TH"/>
        </w:rPr>
        <w:t xml:space="preserve">Figure 1: </w:t>
      </w:r>
      <w:r>
        <w:rPr>
          <w:rFonts w:eastAsia="Times New Roman" w:cs="Times New Roman" w:ascii="FreeSerif" w:hAnsi="FreeSerif"/>
          <w:color w:val="000000"/>
          <w:sz w:val="24"/>
          <w:szCs w:val="24"/>
          <w:lang w:val="en-US" w:eastAsia="zh-CN" w:bidi="th-TH"/>
        </w:rPr>
        <w:t>Languages in the dataset with their geographical location and language family (adopted from Bisang et al. forthcoming).</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numPr>
          <w:ilvl w:val="0"/>
          <w:numId w:val="3"/>
        </w:numPr>
        <w:rPr>
          <w:rFonts w:ascii="FreeSerif" w:hAnsi="FreeSerif"/>
          <w:color w:val="000000"/>
        </w:rPr>
      </w:pPr>
      <w:bookmarkStart w:id="16" w:name="__RefHeading___Toc15848_123726876"/>
      <w:bookmarkStart w:id="17" w:name="_toc128"/>
      <w:bookmarkStart w:id="18" w:name="Workflow"/>
      <w:bookmarkStart w:id="19" w:name="_toc192"/>
      <w:bookmarkEnd w:id="16"/>
      <w:bookmarkEnd w:id="17"/>
      <w:bookmarkEnd w:id="18"/>
      <w:bookmarkEnd w:id="19"/>
      <w:r>
        <w:rPr>
          <w:rFonts w:ascii="FreeSerif" w:hAnsi="FreeSerif"/>
          <w:color w:val="000000"/>
        </w:rPr>
        <w:t>Workflow</w:t>
      </w:r>
      <w:bookmarkStart w:id="20" w:name="__RefNumPara__13916_1543955912"/>
      <w:bookmarkEnd w:id="20"/>
    </w:p>
    <w:p>
      <w:pPr>
        <w:pStyle w:val="Normal"/>
        <w:rPr>
          <w:rFonts w:ascii="FreeSerif" w:hAnsi="FreeSerif"/>
          <w:color w:val="000000"/>
          <w:sz w:val="24"/>
          <w:szCs w:val="24"/>
          <w:lang w:val="en-US"/>
        </w:rPr>
      </w:pPr>
      <w:bookmarkStart w:id="21" w:name="_Toc41224882"/>
      <w:r>
        <w:rPr>
          <w:rFonts w:ascii="FreeSerif" w:hAnsi="FreeSerif"/>
          <w:color w:val="000000"/>
          <w:sz w:val="24"/>
          <w:szCs w:val="24"/>
          <w:lang w:val="en-GB"/>
        </w:rPr>
        <w:t>T</w:t>
      </w:r>
      <w:bookmarkEnd w:id="21"/>
      <w:r>
        <w:rPr>
          <w:rFonts w:ascii="FreeSerif" w:hAnsi="FreeSerif"/>
          <w:color w:val="000000"/>
          <w:sz w:val="24"/>
          <w:szCs w:val="24"/>
          <w:lang w:val="en-GB"/>
        </w:rPr>
        <w:t>his is a schematic overview of the steps which led to the creation of the current database</w:t>
      </w:r>
      <w:del w:id="116" w:author="Unknown Author" w:date="2022-01-25T13:13:39Z">
        <w:r>
          <w:rPr/>
          <w:commentReference w:id="4"/>
        </w:r>
      </w:del>
      <w:r>
        <w:rPr>
          <w:rFonts w:ascii="FreeSerif" w:hAnsi="FreeSerif"/>
          <w:color w:val="000000"/>
          <w:sz w:val="24"/>
          <w:szCs w:val="24"/>
          <w:lang w:val="en-GB"/>
        </w:rPr>
        <w:t>.</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GB"/>
        </w:rPr>
      </w:pPr>
      <w:bookmarkStart w:id="22" w:name="_Toc41224846"/>
      <w:bookmarkEnd w:id="22"/>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720" cy="65798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8"/>
                    <a:srcRect l="0" t="0" r="0" b="19254"/>
                    <a:stretch>
                      <a:fillRect/>
                    </a:stretch>
                  </pic:blipFill>
                  <pic:spPr bwMode="auto">
                    <a:xfrm>
                      <a:off x="0" y="0"/>
                      <a:ext cx="5760720" cy="6579870"/>
                    </a:xfrm>
                    <a:prstGeom prst="rect">
                      <a:avLst/>
                    </a:prstGeom>
                  </pic:spPr>
                </pic:pic>
              </a:graphicData>
            </a:graphic>
          </wp:anchor>
        </w:drawing>
      </w:r>
      <w:r>
        <w:rPr>
          <w:rFonts w:ascii="FreeSerif" w:hAnsi="FreeSerif"/>
          <w:b/>
          <w:bCs/>
          <w:color w:val="000000"/>
          <w:sz w:val="24"/>
          <w:szCs w:val="24"/>
          <w:lang w:val="en-GB"/>
        </w:rPr>
        <w:t>F</w:t>
      </w:r>
      <w:r>
        <w:rPr>
          <w:rFonts w:ascii="FreeSerif" w:hAnsi="FreeSerif"/>
          <w:b/>
          <w:bCs/>
          <w:color w:val="000000"/>
          <w:sz w:val="24"/>
          <w:szCs w:val="24"/>
          <w:lang w:val="en-GB"/>
        </w:rPr>
        <w:t>ig</w:t>
      </w:r>
      <w:r>
        <w:rPr>
          <w:rFonts w:ascii="FreeSerif" w:hAnsi="FreeSerif"/>
          <w:b/>
          <w:bCs/>
          <w:color w:val="000000"/>
          <w:sz w:val="24"/>
          <w:szCs w:val="24"/>
          <w:lang w:val="en-GB"/>
        </w:rPr>
        <w:t>ure</w:t>
      </w:r>
      <w:r>
        <w:rPr>
          <w:rFonts w:ascii="FreeSerif" w:hAnsi="FreeSerif"/>
          <w:b/>
          <w:bCs/>
          <w:color w:val="000000"/>
          <w:sz w:val="24"/>
          <w:szCs w:val="24"/>
          <w:lang w:val="en-GB"/>
        </w:rPr>
        <w:t xml:space="preserve"> 2:</w:t>
      </w:r>
      <w:r>
        <w:rPr>
          <w:rFonts w:ascii="FreeSerif" w:hAnsi="FreeSerif"/>
          <w:color w:val="000000"/>
          <w:sz w:val="24"/>
          <w:szCs w:val="24"/>
          <w:lang w:val="en-GB"/>
        </w:rPr>
        <w:t xml:space="preserve"> Schematic overview of the project’s workflow.</w:t>
      </w:r>
    </w:p>
    <w:p>
      <w:pPr>
        <w:pStyle w:val="Normal"/>
        <w:rPr>
          <w:rFonts w:ascii="FreeSerif" w:hAnsi="FreeSerif"/>
          <w:color w:val="000000"/>
          <w:sz w:val="24"/>
          <w:szCs w:val="24"/>
          <w:lang w:val="en-GB"/>
        </w:rPr>
      </w:pPr>
      <w:r>
        <w:rPr/>
      </w:r>
    </w:p>
    <w:p>
      <w:pPr>
        <w:pStyle w:val="Heading2"/>
        <w:numPr>
          <w:ilvl w:val="0"/>
          <w:numId w:val="2"/>
        </w:numPr>
        <w:rPr>
          <w:rFonts w:ascii="FreeSerif" w:hAnsi="FreeSerif"/>
          <w:color w:val="000000"/>
          <w:sz w:val="24"/>
          <w:szCs w:val="24"/>
        </w:rPr>
      </w:pPr>
      <w:del w:id="117" w:author="Unknown Author" w:date="2022-01-25T11:50:21Z">
        <w:bookmarkStart w:id="23" w:name="__RefHeading___Toc16795_604395922"/>
        <w:bookmarkStart w:id="24" w:name="_Toc41224845321111111111111111111111111"/>
        <w:bookmarkEnd w:id="23"/>
        <w:r>
          <w:rPr>
            <w:rFonts w:ascii="FreeSerif" w:hAnsi="FreeSerif"/>
            <w:color w:val="000000"/>
            <w:sz w:val="24"/>
            <w:szCs w:val="24"/>
            <w:lang w:val="en-GB"/>
          </w:rPr>
          <w:delText xml:space="preserve">Introduction to the </w:delText>
        </w:r>
      </w:del>
      <w:del w:id="118" w:author="Unknown Author" w:date="2022-01-25T11:50:21Z">
        <w:bookmarkEnd w:id="24"/>
        <w:r>
          <w:rPr>
            <w:rFonts w:ascii="FreeSerif" w:hAnsi="FreeSerif"/>
            <w:color w:val="000000"/>
            <w:sz w:val="24"/>
            <w:szCs w:val="24"/>
            <w:lang w:val="en-GB"/>
          </w:rPr>
          <w:delText>d</w:delText>
        </w:r>
      </w:del>
      <w:ins w:id="119" w:author="Unknown Author" w:date="2022-01-25T11:50:21Z">
        <w:r>
          <w:rPr>
            <w:rFonts w:eastAsia="Calibri" w:ascii="FreeSerif" w:hAnsi="FreeSerif"/>
            <w:color w:val="000000"/>
            <w:sz w:val="24"/>
            <w:szCs w:val="24"/>
            <w:lang w:val="en-GB"/>
          </w:rPr>
          <w:t>D</w:t>
        </w:r>
      </w:ins>
      <w:r>
        <w:rPr>
          <w:rFonts w:ascii="FreeSerif" w:hAnsi="FreeSerif"/>
          <w:color w:val="000000"/>
          <w:sz w:val="24"/>
          <w:szCs w:val="24"/>
          <w:lang w:val="en-GB"/>
        </w:rPr>
        <w:t>atabase</w:t>
      </w:r>
      <w:ins w:id="120" w:author="Unknown Author" w:date="2022-01-25T11:50:37Z">
        <w:r>
          <w:rPr>
            <w:rFonts w:ascii="FreeSerif" w:hAnsi="FreeSerif"/>
            <w:color w:val="000000"/>
            <w:sz w:val="24"/>
            <w:szCs w:val="24"/>
            <w:lang w:val="en-GB"/>
          </w:rPr>
          <w:t xml:space="preserve"> structure</w:t>
        </w:r>
      </w:ins>
    </w:p>
    <w:p>
      <w:pPr>
        <w:pStyle w:val="Heading3"/>
        <w:rPr>
          <w:rFonts w:ascii="FreeSerif" w:hAnsi="FreeSerif"/>
          <w:color w:val="000000"/>
        </w:rPr>
      </w:pPr>
      <w:bookmarkStart w:id="25" w:name="__RefHeading___Toc17931_604395922"/>
      <w:bookmarkEnd w:id="25"/>
      <w:r>
        <w:rPr>
          <w:rFonts w:ascii="FreeSerif" w:hAnsi="FreeSerif"/>
          <w:color w:val="000000"/>
          <w:lang w:val="en-GB"/>
        </w:rPr>
        <w:t>2.1 Design principles – overview</w:t>
      </w:r>
    </w:p>
    <w:p>
      <w:pPr>
        <w:pStyle w:val="Normal"/>
        <w:spacing w:lineRule="auto" w:line="360"/>
        <w:rPr>
          <w:rFonts w:ascii="FreeSerif" w:hAnsi="FreeSerif"/>
          <w:color w:val="000000"/>
          <w:sz w:val="24"/>
          <w:szCs w:val="24"/>
          <w:lang w:val="en-US"/>
        </w:rPr>
      </w:pPr>
      <w:r>
        <w:rPr>
          <w:rFonts w:ascii="FreeSerif" w:hAnsi="FreeSerif"/>
          <w:color w:val="000000"/>
          <w:sz w:val="24"/>
          <w:szCs w:val="24"/>
          <w:lang w:val="en-GB"/>
        </w:rPr>
        <w:t xml:space="preserve">There are basically three types of data within the database, subdivided into </w:t>
      </w:r>
      <w:ins w:id="121" w:author="Bisang, Prof. Dr. Walter" w:date="2022-01-24T23:36:00Z">
        <w:r>
          <w:rPr>
            <w:rFonts w:ascii="FreeSerif" w:hAnsi="FreeSerif"/>
            <w:color w:val="000000"/>
            <w:sz w:val="24"/>
            <w:szCs w:val="24"/>
            <w:lang w:val="en-GB"/>
          </w:rPr>
          <w:t xml:space="preserve">a total of </w:t>
        </w:r>
      </w:ins>
      <w:r>
        <w:rPr>
          <w:rFonts w:ascii="FreeSerif" w:hAnsi="FreeSerif"/>
          <w:color w:val="000000"/>
          <w:sz w:val="24"/>
          <w:szCs w:val="24"/>
          <w:lang w:val="en-GB"/>
        </w:rPr>
        <w:t>six subtypes</w:t>
      </w:r>
      <w:del w:id="122" w:author="Bisang, Prof. Dr. Walter" w:date="2022-01-24T23:36:00Z">
        <w:r>
          <w:rPr>
            <w:rFonts w:ascii="FreeSerif" w:hAnsi="FreeSerif"/>
            <w:color w:val="000000"/>
            <w:sz w:val="24"/>
            <w:szCs w:val="24"/>
            <w:lang w:val="en-GB"/>
          </w:rPr>
          <w:delText xml:space="preserve"> in sum</w:delText>
        </w:r>
      </w:del>
      <w:r>
        <w:rPr>
          <w:rFonts w:ascii="FreeSerif" w:hAnsi="FreeSerif"/>
          <w:color w:val="000000"/>
          <w:sz w:val="24"/>
          <w:szCs w:val="24"/>
          <w:lang w:val="en-GB"/>
        </w:rPr>
        <w:t xml:space="preserve">. They are here listed </w:t>
      </w:r>
      <w:del w:id="123" w:author="Bisang, Prof. Dr. Walter" w:date="2022-01-24T23:36:00Z">
        <w:r>
          <w:rPr>
            <w:rFonts w:ascii="FreeSerif" w:hAnsi="FreeSerif"/>
            <w:color w:val="000000"/>
            <w:sz w:val="24"/>
            <w:szCs w:val="24"/>
            <w:lang w:val="en-GB"/>
          </w:rPr>
          <w:delText xml:space="preserve">going </w:delText>
        </w:r>
      </w:del>
      <w:r>
        <w:rPr>
          <w:rFonts w:ascii="FreeSerif" w:hAnsi="FreeSerif"/>
          <w:color w:val="000000"/>
          <w:sz w:val="24"/>
          <w:szCs w:val="24"/>
          <w:lang w:val="en-GB"/>
        </w:rPr>
        <w:t>from left to right in the data sheet:</w:t>
      </w:r>
    </w:p>
    <w:p>
      <w:pPr>
        <w:pStyle w:val="Normal"/>
        <w:spacing w:lineRule="auto" w:line="360"/>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32"/>
        </w:numPr>
        <w:spacing w:lineRule="auto" w:line="360"/>
        <w:rPr>
          <w:lang w:val="en-US"/>
        </w:rPr>
      </w:pPr>
      <w:r>
        <w:rPr>
          <w:rFonts w:ascii="FreeSerif" w:hAnsi="FreeSerif"/>
          <w:b/>
          <w:bCs/>
          <w:color w:val="000000"/>
          <w:sz w:val="24"/>
          <w:szCs w:val="24"/>
          <w:lang w:val="en-GB"/>
        </w:rPr>
        <w:t>Metadata</w:t>
      </w:r>
    </w:p>
    <w:p>
      <w:pPr>
        <w:pStyle w:val="ListParagraph"/>
        <w:numPr>
          <w:ilvl w:val="1"/>
          <w:numId w:val="33"/>
        </w:numPr>
        <w:spacing w:lineRule="auto" w:line="360"/>
        <w:rPr>
          <w:lang w:val="en-US"/>
        </w:rPr>
      </w:pPr>
      <w:r>
        <w:rPr>
          <w:rFonts w:ascii="FreeSerif" w:hAnsi="FreeSerif"/>
          <w:b/>
          <w:bCs/>
          <w:i/>
          <w:iCs/>
          <w:color w:val="000000"/>
          <w:sz w:val="24"/>
          <w:szCs w:val="24"/>
          <w:lang w:val="en-GB"/>
        </w:rPr>
        <w:t>path specific metadata</w:t>
      </w:r>
      <w:r>
        <w:rPr>
          <w:rFonts w:ascii="FreeSerif" w:hAnsi="FreeSerif"/>
          <w:color w:val="000000"/>
          <w:sz w:val="24"/>
          <w:szCs w:val="24"/>
          <w:lang w:val="en-GB"/>
        </w:rPr>
        <w:t xml:space="preserve"> (</w:t>
      </w:r>
      <w:hyperlink w:anchor="_toc715">
        <w:r>
          <w:rPr>
            <w:rStyle w:val="InternetLink"/>
            <w:rFonts w:ascii="FreeSerif" w:hAnsi="FreeSerif"/>
            <w:color w:val="000000"/>
            <w:sz w:val="24"/>
            <w:szCs w:val="24"/>
            <w:lang w:val="en-GB"/>
          </w:rPr>
          <w:t>Code</w:t>
        </w:r>
      </w:hyperlink>
      <w:r>
        <w:rPr>
          <w:rFonts w:ascii="FreeSerif" w:hAnsi="FreeSerif"/>
          <w:color w:val="000000"/>
          <w:sz w:val="24"/>
          <w:szCs w:val="24"/>
          <w:lang w:val="en-GB"/>
        </w:rPr>
        <w:t xml:space="preserve"> (= path ID), </w:t>
      </w:r>
      <w:hyperlink w:anchor="_toc719">
        <w:r>
          <w:rPr>
            <w:rStyle w:val="InternetLink"/>
            <w:rFonts w:ascii="FreeSerif" w:hAnsi="FreeSerif"/>
            <w:color w:val="000000"/>
            <w:sz w:val="24"/>
            <w:szCs w:val="24"/>
            <w:lang w:val="en-GB"/>
          </w:rPr>
          <w:t>Subset</w:t>
        </w:r>
      </w:hyperlink>
      <w:r>
        <w:rPr>
          <w:rFonts w:ascii="FreeSerif" w:hAnsi="FreeSerif"/>
          <w:color w:val="000000"/>
          <w:sz w:val="24"/>
          <w:szCs w:val="24"/>
          <w:lang w:val="en-GB"/>
        </w:rPr>
        <w:t xml:space="preserve">, </w:t>
      </w:r>
      <w:hyperlink w:anchor="_toc1587">
        <w:r>
          <w:rPr>
            <w:rStyle w:val="InternetLink"/>
            <w:rFonts w:ascii="FreeSerif" w:hAnsi="FreeSerif"/>
            <w:color w:val="000000"/>
            <w:sz w:val="24"/>
            <w:szCs w:val="24"/>
            <w:lang w:val="en-GB"/>
          </w:rPr>
          <w:t>Data source</w:t>
        </w:r>
        <w:del w:id="124" w:author="Unknown Author" w:date="2022-01-25T11:50:59Z">
          <w:r>
            <w:rPr>
              <w:rStyle w:val="InternetLink"/>
            </w:rPr>
            <w:commentReference w:id="5"/>
          </w:r>
        </w:del>
        <w:r>
          <w:rPr>
            <w:rStyle w:val="InternetLink"/>
            <w:rFonts w:ascii="FreeSerif" w:hAnsi="FreeSerif"/>
            <w:color w:val="000000"/>
            <w:sz w:val="24"/>
            <w:szCs w:val="24"/>
            <w:lang w:val="en-GB"/>
          </w:rPr>
          <w:t xml:space="preserve"> and Author(s))</w:t>
        </w:r>
      </w:hyperlink>
    </w:p>
    <w:p>
      <w:pPr>
        <w:pStyle w:val="ListParagraph"/>
        <w:numPr>
          <w:ilvl w:val="1"/>
          <w:numId w:val="34"/>
        </w:numPr>
        <w:spacing w:lineRule="auto" w:line="360"/>
        <w:rPr>
          <w:lang w:val="en-US"/>
        </w:rPr>
      </w:pPr>
      <w:hyperlink w:anchor="_toc1587">
        <w:r>
          <w:rPr>
            <w:rStyle w:val="InternetLink"/>
            <w:rFonts w:ascii="FreeSerif" w:hAnsi="FreeSerif"/>
            <w:b/>
            <w:bCs/>
            <w:i/>
            <w:iCs/>
            <w:color w:val="000000"/>
            <w:sz w:val="24"/>
            <w:szCs w:val="24"/>
            <w:lang w:val="en-GB"/>
          </w:rPr>
          <w:t>language specific metadata</w:t>
        </w:r>
        <w:r>
          <w:rPr>
            <w:rStyle w:val="InternetLink"/>
            <w:rFonts w:ascii="FreeSerif" w:hAnsi="FreeSerif"/>
            <w:color w:val="000000"/>
            <w:sz w:val="24"/>
            <w:szCs w:val="24"/>
            <w:lang w:val="en-GB"/>
          </w:rPr>
          <w:t xml:space="preserve"> (Macro-area</w:t>
        </w:r>
        <w:del w:id="125" w:author="Unknown Author" w:date="2022-01-25T11:51:18Z">
          <w:r>
            <w:rPr>
              <w:rStyle w:val="InternetLink"/>
            </w:rPr>
            <w:commentReference w:id="6"/>
          </w:r>
        </w:del>
        <w:ins w:id="126" w:author="Unknown Author" w:date="2022-01-25T11:51:18Z">
          <w:r>
            <w:rPr>
              <w:rStyle w:val="InternetLink"/>
              <w:rFonts w:ascii="FreeSerif" w:hAnsi="FreeSerif"/>
              <w:color w:val="000000"/>
              <w:sz w:val="24"/>
              <w:szCs w:val="24"/>
              <w:lang w:val="en-GB"/>
            </w:rPr>
            <w:t xml:space="preserve"> (Dryer), Macro-area (Hammarström/Donoh</w:t>
          </w:r>
        </w:ins>
        <w:ins w:id="127" w:author="Unknown Author" w:date="2022-01-25T11:52:00Z">
          <w:r>
            <w:rPr>
              <w:rStyle w:val="InternetLink"/>
              <w:rFonts w:ascii="FreeSerif" w:hAnsi="FreeSerif"/>
              <w:color w:val="000000"/>
              <w:sz w:val="24"/>
              <w:szCs w:val="24"/>
              <w:lang w:val="en-GB"/>
            </w:rPr>
            <w:t>ue)</w:t>
          </w:r>
        </w:ins>
        <w:r>
          <w:rPr>
            <w:rStyle w:val="InternetLink"/>
            <w:rFonts w:ascii="FreeSerif" w:hAnsi="FreeSerif"/>
            <w:color w:val="000000"/>
            <w:sz w:val="24"/>
            <w:szCs w:val="24"/>
            <w:lang w:val="en-GB"/>
            <w:rPrChange w:id="0" w:author="Unknown Author" w:date="2022-01-25T13:13:27Z"/>
          </w:rPr>
          <w:t xml:space="preserve">, Family, </w:t>
        </w:r>
        <w:r>
          <w:rPr>
            <w:rStyle w:val="InternetLink"/>
            <w:rFonts w:ascii="FreeSerif" w:hAnsi="FreeSerif"/>
            <w:color w:val="000000"/>
            <w:sz w:val="24"/>
            <w:szCs w:val="24"/>
            <w:lang w:val="en-GB"/>
          </w:rPr>
          <w:t xml:space="preserve">Glottocode, </w:t>
        </w:r>
        <w:r>
          <w:rPr>
            <w:rStyle w:val="InternetLink"/>
            <w:rFonts w:ascii="FreeSerif" w:hAnsi="FreeSerif"/>
            <w:color w:val="000000"/>
            <w:sz w:val="24"/>
            <w:szCs w:val="24"/>
            <w:lang w:val="en-GB"/>
            <w:rPrChange w:id="0" w:author="Unknown Author" w:date="2022-01-25T13:13:27Z"/>
          </w:rPr>
          <w:t xml:space="preserve">Genus, Language, </w:t>
        </w:r>
        <w:r>
          <w:rPr>
            <w:rStyle w:val="InternetLink"/>
            <w:rFonts w:ascii="FreeSerif" w:hAnsi="FreeSerif"/>
            <w:color w:val="000000"/>
            <w:sz w:val="24"/>
            <w:szCs w:val="24"/>
            <w:lang w:val="en-GB"/>
          </w:rPr>
          <w:t>L</w:t>
        </w:r>
        <w:r>
          <w:rPr>
            <w:rStyle w:val="InternetLink"/>
            <w:rFonts w:ascii="FreeSerif" w:hAnsi="FreeSerif"/>
            <w:color w:val="000000"/>
            <w:sz w:val="24"/>
            <w:szCs w:val="24"/>
            <w:lang w:val="en-GB"/>
            <w:rPrChange w:id="0" w:author="Unknown Author" w:date="2022-01-25T13:13:27Z"/>
          </w:rPr>
          <w:t>evel of reconstruction</w:t>
        </w:r>
        <w:r>
          <w:rPr>
            <w:rStyle w:val="InternetLink"/>
            <w:rFonts w:ascii="FreeSerif" w:hAnsi="FreeSerif"/>
            <w:color w:val="000000"/>
            <w:sz w:val="24"/>
            <w:szCs w:val="24"/>
            <w:lang w:val="en-GB"/>
          </w:rPr>
          <w:t>)</w:t>
        </w:r>
      </w:hyperlink>
    </w:p>
    <w:p>
      <w:pPr>
        <w:pStyle w:val="Normal"/>
        <w:spacing w:lineRule="auto" w:line="360"/>
        <w:rPr>
          <w:rFonts w:ascii="FreeSerif" w:hAnsi="FreeSerif"/>
          <w:color w:val="000000"/>
          <w:sz w:val="24"/>
          <w:szCs w:val="24"/>
          <w:lang w:val="en-GB"/>
        </w:rPr>
      </w:pPr>
      <w:r>
        <w:rPr>
          <w:rFonts w:ascii="FreeSerif" w:hAnsi="FreeSerif"/>
          <w:color w:val="000000"/>
          <w:sz w:val="24"/>
          <w:szCs w:val="24"/>
          <w:lang w:val="en-GB"/>
        </w:rPr>
      </w:r>
    </w:p>
    <w:tbl>
      <w:tblPr>
        <w:tblW w:w="5098" w:type="dxa"/>
        <w:jc w:val="left"/>
        <w:tblInd w:w="210" w:type="dxa"/>
        <w:tblCellMar>
          <w:top w:w="0" w:type="dxa"/>
          <w:left w:w="70" w:type="dxa"/>
          <w:bottom w:w="0" w:type="dxa"/>
          <w:right w:w="70" w:type="dxa"/>
        </w:tblCellMar>
        <w:tblLook w:val="04a0" w:noHBand="0" w:noVBand="1" w:firstColumn="1" w:lastRow="0" w:lastColumn="0" w:firstRow="1"/>
      </w:tblPr>
      <w:tblGrid>
        <w:gridCol w:w="938"/>
        <w:gridCol w:w="1358"/>
        <w:gridCol w:w="1276"/>
        <w:gridCol w:w="1525"/>
      </w:tblGrid>
      <w:tr>
        <w:trPr>
          <w:trHeight w:val="460" w:hRule="atLeast"/>
        </w:trPr>
        <w:tc>
          <w:tcPr>
            <w:tcW w:w="938"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Code</w:t>
            </w:r>
          </w:p>
        </w:tc>
        <w:tc>
          <w:tcPr>
            <w:tcW w:w="1358"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Subset</w:t>
            </w:r>
          </w:p>
        </w:tc>
        <w:tc>
          <w:tcPr>
            <w:tcW w:w="1276"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Data source</w:t>
            </w:r>
          </w:p>
        </w:tc>
        <w:tc>
          <w:tcPr>
            <w:tcW w:w="152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Author(s)</w:t>
            </w:r>
          </w:p>
        </w:tc>
      </w:tr>
      <w:tr>
        <w:trPr>
          <w:trHeight w:val="133" w:hRule="atLeast"/>
        </w:trPr>
        <w:tc>
          <w:tcPr>
            <w:tcW w:w="93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009001</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other</w:t>
            </w:r>
          </w:p>
        </w:tc>
        <w:tc>
          <w:tcPr>
            <w:tcW w:w="127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Handbook</w:t>
            </w:r>
          </w:p>
        </w:tc>
        <w:tc>
          <w:tcPr>
            <w:tcW w:w="152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Malchukov</w:t>
            </w:r>
          </w:p>
        </w:tc>
      </w:tr>
      <w:tr>
        <w:trPr>
          <w:trHeight w:val="133" w:hRule="atLeast"/>
        </w:trPr>
        <w:tc>
          <w:tcPr>
            <w:tcW w:w="93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009002</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other</w:t>
            </w:r>
          </w:p>
        </w:tc>
        <w:tc>
          <w:tcPr>
            <w:tcW w:w="12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Handbook</w:t>
            </w:r>
          </w:p>
        </w:tc>
        <w:tc>
          <w:tcPr>
            <w:tcW w:w="152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Malchukov</w:t>
            </w:r>
          </w:p>
        </w:tc>
      </w:tr>
      <w:tr>
        <w:trPr>
          <w:trHeight w:val="133" w:hRule="atLeast"/>
        </w:trPr>
        <w:tc>
          <w:tcPr>
            <w:tcW w:w="93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009003</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30 Sources</w:t>
            </w:r>
            <w:del w:id="131" w:author="Unknown Author" w:date="2022-01-25T11:52:21Z">
              <w:r>
                <w:rPr/>
                <w:commentReference w:id="7"/>
              </w:r>
            </w:del>
          </w:p>
        </w:tc>
        <w:tc>
          <w:tcPr>
            <w:tcW w:w="127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Handbook</w:t>
            </w:r>
          </w:p>
        </w:tc>
        <w:tc>
          <w:tcPr>
            <w:tcW w:w="152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Malchukov</w:t>
            </w:r>
          </w:p>
        </w:tc>
      </w:tr>
      <w:tr>
        <w:trPr>
          <w:trHeight w:val="133" w:hRule="atLeast"/>
        </w:trPr>
        <w:tc>
          <w:tcPr>
            <w:tcW w:w="93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009004</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30 Sources</w:t>
            </w:r>
          </w:p>
        </w:tc>
        <w:tc>
          <w:tcPr>
            <w:tcW w:w="127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Handbook</w:t>
            </w:r>
          </w:p>
        </w:tc>
        <w:tc>
          <w:tcPr>
            <w:tcW w:w="152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Malchukov</w:t>
            </w:r>
          </w:p>
        </w:tc>
      </w:tr>
    </w:tbl>
    <w:p>
      <w:pPr>
        <w:pStyle w:val="Normal"/>
        <w:spacing w:lineRule="auto" w:line="360"/>
        <w:rPr>
          <w:rFonts w:ascii="FreeSerif" w:hAnsi="FreeSerif"/>
          <w:color w:val="000000"/>
          <w:sz w:val="24"/>
          <w:szCs w:val="24"/>
          <w:lang w:val="en-US"/>
        </w:rPr>
      </w:pPr>
      <w:r>
        <w:rPr>
          <w:rFonts w:ascii="FreeSerif" w:hAnsi="FreeSerif"/>
          <w:b/>
          <w:bCs/>
          <w:color w:val="000000"/>
          <w:sz w:val="24"/>
          <w:szCs w:val="24"/>
          <w:lang w:val="en-GB"/>
        </w:rPr>
        <w:t>Fig</w:t>
      </w:r>
      <w:r>
        <w:rPr>
          <w:rFonts w:ascii="FreeSerif" w:hAnsi="FreeSerif"/>
          <w:b/>
          <w:bCs/>
          <w:color w:val="000000"/>
          <w:sz w:val="24"/>
          <w:szCs w:val="24"/>
          <w:lang w:val="en-GB"/>
        </w:rPr>
        <w:t>ure 3</w:t>
      </w:r>
      <w:r>
        <w:rPr>
          <w:rFonts w:ascii="FreeSerif" w:hAnsi="FreeSerif"/>
          <w:color w:val="000000"/>
          <w:sz w:val="24"/>
          <w:szCs w:val="24"/>
          <w:lang w:val="en-GB"/>
        </w:rPr>
        <w:t>: process specific metadata (human-readable format).</w:t>
      </w:r>
    </w:p>
    <w:tbl>
      <w:tblPr>
        <w:tblW w:w="9178" w:type="dxa"/>
        <w:jc w:val="left"/>
        <w:tblInd w:w="210" w:type="dxa"/>
        <w:tblCellMar>
          <w:top w:w="0" w:type="dxa"/>
          <w:left w:w="70" w:type="dxa"/>
          <w:bottom w:w="0" w:type="dxa"/>
          <w:right w:w="70" w:type="dxa"/>
        </w:tblCellMar>
        <w:tblLook w:val="04a0" w:noHBand="0" w:noVBand="1" w:firstColumn="1" w:lastRow="0" w:lastColumn="0" w:firstRow="1"/>
      </w:tblPr>
      <w:tblGrid>
        <w:gridCol w:w="1150"/>
        <w:gridCol w:w="1725"/>
        <w:gridCol w:w="1087"/>
        <w:gridCol w:w="1262"/>
        <w:gridCol w:w="1164"/>
        <w:gridCol w:w="1174"/>
        <w:gridCol w:w="1615"/>
      </w:tblGrid>
      <w:tr>
        <w:trPr>
          <w:trHeight w:val="549" w:hRule="atLeast"/>
        </w:trPr>
        <w:tc>
          <w:tcPr>
            <w:tcW w:w="1150"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Macro-area (Dryer)</w:t>
            </w:r>
          </w:p>
        </w:tc>
        <w:tc>
          <w:tcPr>
            <w:tcW w:w="172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Macro-area (Hammarström/Donohue)</w:t>
            </w:r>
          </w:p>
        </w:tc>
        <w:tc>
          <w:tcPr>
            <w:tcW w:w="1087"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Family</w:t>
            </w:r>
          </w:p>
        </w:tc>
        <w:tc>
          <w:tcPr>
            <w:tcW w:w="1262"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Glottocode</w:t>
            </w:r>
          </w:p>
        </w:tc>
        <w:tc>
          <w:tcPr>
            <w:tcW w:w="1164"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Genus</w:t>
            </w:r>
          </w:p>
        </w:tc>
        <w:tc>
          <w:tcPr>
            <w:tcW w:w="1174"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Language</w:t>
            </w:r>
          </w:p>
        </w:tc>
        <w:tc>
          <w:tcPr>
            <w:tcW w:w="161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lang w:val="en-US"/>
              </w:rPr>
            </w:pPr>
            <w:r>
              <w:rPr>
                <w:rFonts w:eastAsia="Times New Roman" w:cs="Calibri" w:ascii="FreeSerif" w:hAnsi="FreeSerif"/>
                <w:b/>
                <w:bCs/>
                <w:color w:val="000000"/>
                <w:sz w:val="24"/>
                <w:szCs w:val="24"/>
                <w:lang w:val="en-GB" w:eastAsia="de-DE"/>
              </w:rPr>
              <w:t>Level of reconstruction (if applicable)</w:t>
            </w:r>
          </w:p>
        </w:tc>
      </w:tr>
      <w:tr>
        <w:trPr>
          <w:trHeight w:val="158" w:hRule="atLeast"/>
        </w:trPr>
        <w:tc>
          <w:tcPr>
            <w:tcW w:w="11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72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08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262"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even1260</w:t>
            </w:r>
          </w:p>
        </w:tc>
        <w:tc>
          <w:tcPr>
            <w:tcW w:w="116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17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w:t>
            </w:r>
          </w:p>
        </w:tc>
        <w:tc>
          <w:tcPr>
            <w:tcW w:w="161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eastAsia="Times New Roman" w:cs="Calibri"/>
                <w:i/>
                <w:i/>
                <w:iCs/>
                <w:color w:val="000000"/>
                <w:sz w:val="24"/>
                <w:szCs w:val="24"/>
                <w:lang w:eastAsia="de-DE"/>
              </w:rPr>
            </w:pPr>
            <w:r>
              <w:rPr>
                <w:rFonts w:eastAsia="Times New Roman" w:cs="Calibri" w:ascii="FreeSerif" w:hAnsi="FreeSerif"/>
                <w:i/>
                <w:iCs/>
                <w:color w:val="000000"/>
                <w:sz w:val="24"/>
                <w:szCs w:val="24"/>
                <w:lang w:eastAsia="de-DE"/>
              </w:rPr>
            </w:r>
          </w:p>
        </w:tc>
      </w:tr>
      <w:tr>
        <w:trPr>
          <w:trHeight w:val="158" w:hRule="atLeast"/>
        </w:trPr>
        <w:tc>
          <w:tcPr>
            <w:tcW w:w="115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72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08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262"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even1260</w:t>
            </w:r>
          </w:p>
        </w:tc>
        <w:tc>
          <w:tcPr>
            <w:tcW w:w="116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17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w:t>
            </w:r>
          </w:p>
        </w:tc>
        <w:tc>
          <w:tcPr>
            <w:tcW w:w="161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eastAsia="Times New Roman" w:cs="Calibri"/>
                <w:i/>
                <w:i/>
                <w:iCs/>
                <w:color w:val="000000"/>
                <w:sz w:val="24"/>
                <w:szCs w:val="24"/>
                <w:lang w:eastAsia="de-DE"/>
              </w:rPr>
            </w:pPr>
            <w:r>
              <w:rPr>
                <w:rFonts w:eastAsia="Times New Roman" w:cs="Calibri" w:ascii="FreeSerif" w:hAnsi="FreeSerif"/>
                <w:i/>
                <w:iCs/>
                <w:color w:val="000000"/>
                <w:sz w:val="24"/>
                <w:szCs w:val="24"/>
                <w:lang w:eastAsia="de-DE"/>
              </w:rPr>
            </w:r>
          </w:p>
        </w:tc>
      </w:tr>
      <w:tr>
        <w:trPr>
          <w:trHeight w:val="158" w:hRule="atLeast"/>
        </w:trPr>
        <w:tc>
          <w:tcPr>
            <w:tcW w:w="11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72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08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262"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even1260</w:t>
            </w:r>
          </w:p>
        </w:tc>
        <w:tc>
          <w:tcPr>
            <w:tcW w:w="116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17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w:t>
            </w:r>
          </w:p>
        </w:tc>
        <w:tc>
          <w:tcPr>
            <w:tcW w:w="161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eastAsia="Times New Roman" w:cs="Calibri"/>
                <w:color w:val="000000"/>
                <w:sz w:val="24"/>
                <w:szCs w:val="24"/>
                <w:lang w:eastAsia="de-DE"/>
              </w:rPr>
            </w:pPr>
            <w:r>
              <w:rPr>
                <w:rFonts w:eastAsia="Times New Roman" w:cs="Calibri" w:ascii="FreeSerif" w:hAnsi="FreeSerif"/>
                <w:color w:val="000000"/>
                <w:sz w:val="24"/>
                <w:szCs w:val="24"/>
                <w:lang w:eastAsia="de-DE"/>
              </w:rPr>
            </w:r>
          </w:p>
        </w:tc>
      </w:tr>
      <w:tr>
        <w:trPr>
          <w:trHeight w:val="158" w:hRule="atLeast"/>
        </w:trPr>
        <w:tc>
          <w:tcPr>
            <w:tcW w:w="115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72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Eurasia</w:t>
            </w:r>
          </w:p>
        </w:tc>
        <w:tc>
          <w:tcPr>
            <w:tcW w:w="108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262"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even1260</w:t>
            </w:r>
          </w:p>
        </w:tc>
        <w:tc>
          <w:tcPr>
            <w:tcW w:w="116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Tungusic</w:t>
            </w:r>
          </w:p>
        </w:tc>
        <w:tc>
          <w:tcPr>
            <w:tcW w:w="117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Even</w:t>
            </w:r>
          </w:p>
        </w:tc>
        <w:tc>
          <w:tcPr>
            <w:tcW w:w="161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eastAsia="Times New Roman" w:cs="Calibri"/>
                <w:color w:val="000000"/>
                <w:sz w:val="24"/>
                <w:szCs w:val="24"/>
                <w:lang w:eastAsia="de-DE"/>
              </w:rPr>
            </w:pPr>
            <w:r>
              <w:rPr>
                <w:rFonts w:eastAsia="Times New Roman" w:cs="Calibri" w:ascii="FreeSerif" w:hAnsi="FreeSerif"/>
                <w:color w:val="000000"/>
                <w:sz w:val="24"/>
                <w:szCs w:val="24"/>
                <w:lang w:eastAsia="de-DE"/>
              </w:rPr>
            </w:r>
          </w:p>
        </w:tc>
      </w:tr>
    </w:tbl>
    <w:p>
      <w:pPr>
        <w:pStyle w:val="Normal"/>
        <w:spacing w:lineRule="auto" w:line="360"/>
        <w:rPr>
          <w:rFonts w:ascii="FreeSerif" w:hAnsi="FreeSerif"/>
          <w:color w:val="000000"/>
          <w:sz w:val="24"/>
          <w:szCs w:val="24"/>
          <w:lang w:val="en-US"/>
        </w:rPr>
      </w:pPr>
      <w:r>
        <w:rPr>
          <w:rFonts w:ascii="FreeSerif" w:hAnsi="FreeSerif"/>
          <w:b/>
          <w:bCs/>
          <w:color w:val="000000"/>
          <w:sz w:val="24"/>
          <w:szCs w:val="24"/>
          <w:lang w:val="en-GB"/>
        </w:rPr>
        <w:t>Fig</w:t>
      </w:r>
      <w:r>
        <w:rPr>
          <w:rFonts w:ascii="FreeSerif" w:hAnsi="FreeSerif"/>
          <w:b/>
          <w:bCs/>
          <w:color w:val="000000"/>
          <w:sz w:val="24"/>
          <w:szCs w:val="24"/>
          <w:lang w:val="en-GB"/>
        </w:rPr>
        <w:t>ure</w:t>
      </w:r>
      <w:r>
        <w:rPr>
          <w:rFonts w:ascii="FreeSerif" w:hAnsi="FreeSerif"/>
          <w:b/>
          <w:bCs/>
          <w:color w:val="000000"/>
          <w:sz w:val="24"/>
          <w:szCs w:val="24"/>
          <w:lang w:val="en-GB"/>
        </w:rPr>
        <w:t xml:space="preserve"> </w:t>
      </w:r>
      <w:r>
        <w:rPr>
          <w:rFonts w:ascii="FreeSerif" w:hAnsi="FreeSerif"/>
          <w:b/>
          <w:bCs/>
          <w:color w:val="000000"/>
          <w:sz w:val="24"/>
          <w:szCs w:val="24"/>
          <w:lang w:val="en-GB"/>
        </w:rPr>
        <w:t>4</w:t>
      </w:r>
      <w:r>
        <w:rPr>
          <w:rFonts w:ascii="FreeSerif" w:hAnsi="FreeSerif"/>
          <w:color w:val="000000"/>
          <w:sz w:val="24"/>
          <w:szCs w:val="24"/>
          <w:lang w:val="en-GB"/>
        </w:rPr>
        <w:t>: language specific metadata (human-readable format).</w:t>
      </w:r>
    </w:p>
    <w:p>
      <w:pPr>
        <w:pStyle w:val="ListParagraph"/>
        <w:spacing w:lineRule="auto" w:line="360"/>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35"/>
        </w:numPr>
        <w:spacing w:lineRule="auto" w:line="360"/>
        <w:rPr>
          <w:lang w:val="en-US"/>
        </w:rPr>
      </w:pPr>
      <w:r>
        <w:rPr>
          <w:rFonts w:ascii="FreeSerif" w:hAnsi="FreeSerif"/>
          <w:b/>
          <w:bCs/>
          <w:color w:val="000000"/>
          <w:sz w:val="24"/>
          <w:szCs w:val="24"/>
          <w:lang w:val="en-GB"/>
        </w:rPr>
        <w:t>Path description</w:t>
      </w:r>
      <w:ins w:id="132" w:author="Bisang, Prof. Dr. Walter" w:date="2022-01-24T23:42:00Z">
        <w:r>
          <w:rPr>
            <w:rFonts w:ascii="FreeSerif" w:hAnsi="FreeSerif"/>
            <w:color w:val="000000"/>
            <w:sz w:val="24"/>
            <w:szCs w:val="24"/>
            <w:lang w:val="en-GB"/>
          </w:rPr>
          <w:t xml:space="preserve"> </w:t>
        </w:r>
      </w:ins>
      <w:del w:id="133" w:author="Bisang, Prof. Dr. Walter" w:date="2022-01-24T23:42:00Z">
        <w:r>
          <w:rPr>
            <w:rFonts w:ascii="FreeSerif" w:hAnsi="FreeSerif"/>
            <w:color w:val="000000"/>
            <w:sz w:val="24"/>
            <w:szCs w:val="24"/>
            <w:lang w:val="en-GB"/>
          </w:rPr>
          <w:delText xml:space="preserve"> which can be </w:delText>
        </w:r>
      </w:del>
    </w:p>
    <w:p>
      <w:pPr>
        <w:pStyle w:val="ListParagraph"/>
        <w:numPr>
          <w:ilvl w:val="1"/>
          <w:numId w:val="36"/>
        </w:numPr>
        <w:spacing w:lineRule="auto" w:line="360"/>
        <w:rPr>
          <w:lang w:val="en-US"/>
        </w:rPr>
      </w:pPr>
      <w:r>
        <w:rPr>
          <w:rFonts w:ascii="FreeSerif" w:hAnsi="FreeSerif"/>
          <w:b/>
          <w:bCs/>
          <w:i/>
          <w:iCs/>
          <w:color w:val="000000"/>
          <w:sz w:val="24"/>
          <w:szCs w:val="24"/>
          <w:lang w:val="en-GB"/>
        </w:rPr>
        <w:t>path description proper</w:t>
      </w:r>
      <w:r>
        <w:rPr>
          <w:rFonts w:ascii="FreeSerif" w:hAnsi="FreeSerif"/>
          <w:color w:val="000000"/>
          <w:sz w:val="24"/>
          <w:szCs w:val="24"/>
          <w:lang w:val="en-GB"/>
        </w:rPr>
        <w:t xml:space="preserve"> (</w:t>
      </w:r>
      <w:hyperlink w:anchor="_toc1650">
        <w:r>
          <w:rPr>
            <w:rStyle w:val="InternetLink"/>
            <w:rFonts w:ascii="FreeSerif" w:hAnsi="FreeSerif"/>
            <w:color w:val="000000"/>
            <w:sz w:val="24"/>
            <w:szCs w:val="24"/>
            <w:lang w:val="en-GB"/>
          </w:rPr>
          <w:t>Source form</w:t>
        </w:r>
      </w:hyperlink>
      <w:r>
        <w:rPr>
          <w:rFonts w:ascii="FreeSerif" w:hAnsi="FreeSerif"/>
          <w:color w:val="000000"/>
          <w:sz w:val="24"/>
          <w:szCs w:val="24"/>
          <w:lang w:val="en-GB"/>
        </w:rPr>
        <w:t xml:space="preserve">, </w:t>
      </w:r>
      <w:hyperlink w:anchor="_toc1672">
        <w:r>
          <w:rPr>
            <w:rStyle w:val="InternetLink"/>
            <w:rFonts w:ascii="FreeSerif" w:hAnsi="FreeSerif"/>
            <w:color w:val="000000"/>
            <w:sz w:val="24"/>
            <w:szCs w:val="24"/>
            <w:lang w:val="en-GB"/>
          </w:rPr>
          <w:t>Source meaning</w:t>
        </w:r>
      </w:hyperlink>
      <w:r>
        <w:rPr>
          <w:rFonts w:ascii="FreeSerif" w:hAnsi="FreeSerif"/>
          <w:color w:val="000000"/>
          <w:sz w:val="24"/>
          <w:szCs w:val="24"/>
          <w:lang w:val="en-GB"/>
        </w:rPr>
        <w:t xml:space="preserve">, </w:t>
      </w:r>
      <w:hyperlink w:anchor="_toc1672">
        <w:r>
          <w:rPr>
            <w:rStyle w:val="InternetLink"/>
            <w:rFonts w:ascii="FreeSerif" w:hAnsi="FreeSerif"/>
            <w:color w:val="000000"/>
            <w:sz w:val="24"/>
            <w:szCs w:val="24"/>
            <w:lang w:val="en-GB"/>
          </w:rPr>
          <w:t>Source meaning (simplified)</w:t>
        </w:r>
      </w:hyperlink>
      <w:r>
        <w:rPr>
          <w:rFonts w:ascii="FreeSerif" w:hAnsi="FreeSerif"/>
          <w:color w:val="000000"/>
          <w:sz w:val="24"/>
          <w:szCs w:val="24"/>
          <w:lang w:val="en-GB"/>
        </w:rPr>
        <w:t xml:space="preserve">, </w:t>
      </w:r>
      <w:hyperlink w:anchor="_toc1677">
        <w:r>
          <w:rPr>
            <w:rStyle w:val="InternetLink"/>
            <w:rFonts w:ascii="FreeSerif" w:hAnsi="FreeSerif"/>
            <w:color w:val="000000"/>
            <w:sz w:val="24"/>
            <w:szCs w:val="24"/>
            <w:lang w:val="en-GB"/>
          </w:rPr>
          <w:t>Target form</w:t>
        </w:r>
      </w:hyperlink>
      <w:r>
        <w:rPr>
          <w:rFonts w:ascii="FreeSerif" w:hAnsi="FreeSerif"/>
          <w:color w:val="000000"/>
          <w:sz w:val="24"/>
          <w:szCs w:val="24"/>
          <w:lang w:val="en-GB"/>
        </w:rPr>
        <w:t xml:space="preserve">, </w:t>
      </w:r>
      <w:hyperlink w:anchor="2.2.17_Target_meaning_|outline">
        <w:r>
          <w:rPr>
            <w:rStyle w:val="InternetLink"/>
            <w:rFonts w:ascii="FreeSerif" w:hAnsi="FreeSerif"/>
            <w:color w:val="000000"/>
            <w:sz w:val="24"/>
            <w:szCs w:val="24"/>
            <w:lang w:val="en-GB"/>
          </w:rPr>
          <w:t>Target meaning</w:t>
        </w:r>
      </w:hyperlink>
      <w:r>
        <w:rPr>
          <w:rFonts w:ascii="FreeSerif" w:hAnsi="FreeSerif"/>
          <w:color w:val="000000"/>
          <w:sz w:val="24"/>
          <w:szCs w:val="24"/>
          <w:lang w:val="en-GB"/>
        </w:rPr>
        <w:t xml:space="preserve">, </w:t>
      </w:r>
      <w:hyperlink w:anchor="_toc1695">
        <w:r>
          <w:rPr>
            <w:rStyle w:val="InternetLink"/>
            <w:rFonts w:ascii="FreeSerif" w:hAnsi="FreeSerif"/>
            <w:color w:val="000000"/>
            <w:sz w:val="24"/>
            <w:szCs w:val="24"/>
            <w:lang w:val="en-GB"/>
          </w:rPr>
          <w:t>Target meaning (simplified)</w:t>
        </w:r>
      </w:hyperlink>
      <w:r>
        <w:rPr>
          <w:rFonts w:ascii="FreeSerif" w:hAnsi="FreeSerif"/>
          <w:color w:val="000000"/>
          <w:sz w:val="24"/>
          <w:szCs w:val="24"/>
          <w:lang w:val="en-GB"/>
        </w:rPr>
        <w:t>)</w:t>
      </w:r>
    </w:p>
    <w:p>
      <w:pPr>
        <w:pStyle w:val="ListParagraph"/>
        <w:numPr>
          <w:ilvl w:val="1"/>
          <w:numId w:val="37"/>
        </w:numPr>
        <w:spacing w:lineRule="auto" w:line="360"/>
        <w:rPr>
          <w:lang w:val="en-US"/>
        </w:rPr>
      </w:pPr>
      <w:r>
        <w:rPr>
          <w:rFonts w:ascii="FreeSerif" w:hAnsi="FreeSerif"/>
          <w:b/>
          <w:bCs/>
          <w:i/>
          <w:iCs/>
          <w:color w:val="000000"/>
          <w:sz w:val="24"/>
          <w:szCs w:val="24"/>
          <w:lang w:val="en-GB"/>
        </w:rPr>
        <w:t>example</w:t>
      </w:r>
      <w:r>
        <w:rPr>
          <w:rFonts w:ascii="FreeSerif" w:hAnsi="FreeSerif"/>
          <w:color w:val="000000"/>
          <w:sz w:val="24"/>
          <w:szCs w:val="24"/>
          <w:lang w:val="en-GB"/>
        </w:rPr>
        <w:t xml:space="preserve"> (</w:t>
      </w:r>
      <w:hyperlink w:anchor="_toc1700">
        <w:r>
          <w:rPr>
            <w:rStyle w:val="InternetLink"/>
            <w:rFonts w:ascii="FreeSerif" w:hAnsi="FreeSerif"/>
            <w:color w:val="000000"/>
            <w:sz w:val="24"/>
            <w:szCs w:val="24"/>
            <w:lang w:val="en-GB"/>
          </w:rPr>
          <w:t>Example (material)</w:t>
        </w:r>
      </w:hyperlink>
      <w:r>
        <w:rPr>
          <w:rFonts w:ascii="FreeSerif" w:hAnsi="FreeSerif"/>
          <w:color w:val="000000"/>
          <w:sz w:val="24"/>
          <w:szCs w:val="24"/>
          <w:lang w:val="en-GB"/>
        </w:rPr>
        <w:t>, E</w:t>
      </w:r>
      <w:hyperlink w:anchor="_toc1706">
        <w:r>
          <w:rPr>
            <w:rStyle w:val="InternetLink"/>
            <w:rFonts w:ascii="FreeSerif" w:hAnsi="FreeSerif"/>
            <w:color w:val="000000"/>
            <w:sz w:val="24"/>
            <w:szCs w:val="24"/>
            <w:lang w:val="en-GB"/>
          </w:rPr>
          <w:t>xample (glossing)</w:t>
        </w:r>
      </w:hyperlink>
      <w:r>
        <w:rPr>
          <w:rFonts w:ascii="FreeSerif" w:hAnsi="FreeSerif"/>
          <w:color w:val="000000"/>
          <w:sz w:val="24"/>
          <w:szCs w:val="24"/>
          <w:lang w:val="en-GB"/>
        </w:rPr>
        <w:t xml:space="preserve">, </w:t>
      </w:r>
      <w:hyperlink w:anchor="_toc1710">
        <w:r>
          <w:rPr>
            <w:rStyle w:val="InternetLink"/>
            <w:rFonts w:ascii="FreeSerif" w:hAnsi="FreeSerif"/>
            <w:color w:val="000000"/>
            <w:sz w:val="24"/>
            <w:szCs w:val="24"/>
            <w:lang w:val="en-GB"/>
          </w:rPr>
          <w:t>Example (translation)</w:t>
        </w:r>
      </w:hyperlink>
      <w:r>
        <w:rPr>
          <w:rFonts w:ascii="FreeSerif" w:hAnsi="FreeSerif"/>
          <w:color w:val="000000"/>
          <w:sz w:val="24"/>
          <w:szCs w:val="24"/>
          <w:lang w:val="en-GB"/>
        </w:rPr>
        <w:t xml:space="preserve">, </w:t>
      </w:r>
      <w:hyperlink w:anchor="_toc1715">
        <w:r>
          <w:rPr>
            <w:rStyle w:val="InternetLink"/>
            <w:rFonts w:ascii="FreeSerif" w:hAnsi="FreeSerif"/>
            <w:color w:val="000000"/>
            <w:sz w:val="24"/>
            <w:szCs w:val="24"/>
            <w:lang w:val="en-GB"/>
          </w:rPr>
          <w:t>Example (reference)</w:t>
        </w:r>
      </w:hyperlink>
      <w:r>
        <w:rPr>
          <w:rFonts w:ascii="FreeSerif" w:hAnsi="FreeSerif"/>
          <w:color w:val="000000"/>
          <w:sz w:val="24"/>
          <w:szCs w:val="24"/>
          <w:lang w:val="en-GB"/>
        </w:rPr>
        <w:t xml:space="preserve">) </w:t>
      </w:r>
    </w:p>
    <w:p>
      <w:pPr>
        <w:pStyle w:val="ListParagraph"/>
        <w:numPr>
          <w:ilvl w:val="1"/>
          <w:numId w:val="38"/>
        </w:numPr>
        <w:spacing w:lineRule="auto" w:line="360"/>
        <w:rPr>
          <w:lang w:val="en-US"/>
        </w:rPr>
      </w:pPr>
      <w:hyperlink w:anchor="_toc1720">
        <w:r>
          <w:rPr>
            <w:rStyle w:val="InternetLink"/>
            <w:rFonts w:ascii="FreeSerif" w:hAnsi="FreeSerif"/>
            <w:b/>
            <w:bCs/>
            <w:i/>
            <w:iCs/>
            <w:color w:val="000000"/>
            <w:sz w:val="24"/>
            <w:szCs w:val="24"/>
            <w:lang w:val="en-GB"/>
          </w:rPr>
          <w:t>comments</w:t>
        </w:r>
      </w:hyperlink>
    </w:p>
    <w:p>
      <w:pPr>
        <w:pStyle w:val="ListParagraph"/>
        <w:spacing w:lineRule="auto" w:line="360"/>
        <w:ind w:left="1068" w:hanging="0"/>
        <w:rPr>
          <w:rFonts w:ascii="FreeSerif" w:hAnsi="FreeSerif"/>
          <w:color w:val="000000"/>
          <w:sz w:val="24"/>
          <w:szCs w:val="24"/>
          <w:lang w:val="en-GB"/>
        </w:rPr>
      </w:pPr>
      <w:r>
        <w:rPr>
          <w:rFonts w:ascii="FreeSerif" w:hAnsi="FreeSerif"/>
          <w:color w:val="000000"/>
          <w:sz w:val="24"/>
          <w:szCs w:val="24"/>
          <w:lang w:val="en-GB"/>
        </w:rPr>
      </w:r>
    </w:p>
    <w:tbl>
      <w:tblPr>
        <w:tblW w:w="5000" w:type="pct"/>
        <w:jc w:val="left"/>
        <w:tblInd w:w="210" w:type="dxa"/>
        <w:tblCellMar>
          <w:top w:w="0" w:type="dxa"/>
          <w:left w:w="70" w:type="dxa"/>
          <w:bottom w:w="0" w:type="dxa"/>
          <w:right w:w="70" w:type="dxa"/>
        </w:tblCellMar>
        <w:tblLook w:val="04a0" w:noHBand="0" w:noVBand="1" w:firstColumn="1" w:lastRow="0" w:lastColumn="0" w:firstRow="1"/>
      </w:tblPr>
      <w:tblGrid>
        <w:gridCol w:w="896"/>
        <w:gridCol w:w="1769"/>
        <w:gridCol w:w="1545"/>
        <w:gridCol w:w="1019"/>
        <w:gridCol w:w="2150"/>
        <w:gridCol w:w="1692"/>
      </w:tblGrid>
      <w:tr>
        <w:trPr>
          <w:trHeight w:val="648" w:hRule="atLeast"/>
        </w:trPr>
        <w:tc>
          <w:tcPr>
            <w:tcW w:w="896"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Source form</w:t>
            </w:r>
          </w:p>
        </w:tc>
        <w:tc>
          <w:tcPr>
            <w:tcW w:w="1769"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Source meaning</w:t>
            </w:r>
          </w:p>
        </w:tc>
        <w:tc>
          <w:tcPr>
            <w:tcW w:w="154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Source meaning (simplified)</w:t>
            </w:r>
          </w:p>
        </w:tc>
        <w:tc>
          <w:tcPr>
            <w:tcW w:w="1019"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Target form</w:t>
            </w:r>
          </w:p>
        </w:tc>
        <w:tc>
          <w:tcPr>
            <w:tcW w:w="2150"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Target meaning</w:t>
            </w:r>
          </w:p>
        </w:tc>
        <w:tc>
          <w:tcPr>
            <w:tcW w:w="1692"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Target meaning (simplified)</w:t>
            </w:r>
          </w:p>
        </w:tc>
      </w:tr>
      <w:tr>
        <w:trPr>
          <w:trHeight w:val="60" w:hRule="atLeast"/>
        </w:trPr>
        <w:tc>
          <w:tcPr>
            <w:tcW w:w="8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doo</w:t>
            </w:r>
          </w:p>
        </w:tc>
        <w:tc>
          <w:tcPr>
            <w:tcW w:w="17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'inside'</w:t>
            </w:r>
          </w:p>
        </w:tc>
        <w:tc>
          <w:tcPr>
            <w:tcW w:w="154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'inside'</w:t>
            </w:r>
          </w:p>
        </w:tc>
        <w:tc>
          <w:tcPr>
            <w:tcW w:w="101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-du</w:t>
            </w:r>
          </w:p>
        </w:tc>
        <w:tc>
          <w:tcPr>
            <w:tcW w:w="21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DATIVE-LOCATIVE</w:t>
            </w:r>
          </w:p>
        </w:tc>
        <w:tc>
          <w:tcPr>
            <w:tcW w:w="1692"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DATIVE</w:t>
            </w:r>
          </w:p>
        </w:tc>
      </w:tr>
      <w:tr>
        <w:trPr>
          <w:trHeight w:val="60" w:hRule="atLeast"/>
        </w:trPr>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bi</w:t>
            </w:r>
          </w:p>
        </w:tc>
        <w:tc>
          <w:tcPr>
            <w:tcW w:w="176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personal PRONOUN</w:t>
            </w:r>
          </w:p>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(here: 1SG)</w:t>
            </w:r>
          </w:p>
        </w:tc>
        <w:tc>
          <w:tcPr>
            <w:tcW w:w="154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PERSONAL PRON</w:t>
            </w:r>
          </w:p>
        </w:tc>
        <w:tc>
          <w:tcPr>
            <w:tcW w:w="101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-w,-u,-bu</w:t>
            </w:r>
          </w:p>
        </w:tc>
        <w:tc>
          <w:tcPr>
            <w:tcW w:w="215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POSSESSIVE AGREEMENT</w:t>
            </w:r>
          </w:p>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(here: 1SG)</w:t>
            </w:r>
          </w:p>
        </w:tc>
        <w:tc>
          <w:tcPr>
            <w:tcW w:w="1692"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AGREEMENT</w:t>
            </w:r>
          </w:p>
        </w:tc>
      </w:tr>
      <w:tr>
        <w:trPr>
          <w:trHeight w:val="60" w:hRule="atLeast"/>
        </w:trPr>
        <w:tc>
          <w:tcPr>
            <w:tcW w:w="8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bu-</w:t>
            </w:r>
          </w:p>
        </w:tc>
        <w:tc>
          <w:tcPr>
            <w:tcW w:w="17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'give'</w:t>
            </w:r>
          </w:p>
        </w:tc>
        <w:tc>
          <w:tcPr>
            <w:tcW w:w="154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'give'</w:t>
            </w:r>
          </w:p>
        </w:tc>
        <w:tc>
          <w:tcPr>
            <w:tcW w:w="101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
                <w:iCs/>
                <w:color w:val="000000"/>
                <w:sz w:val="24"/>
                <w:szCs w:val="24"/>
                <w:lang w:eastAsia="de-DE"/>
              </w:rPr>
              <w:t>-w-, -m-</w:t>
            </w:r>
          </w:p>
        </w:tc>
        <w:tc>
          <w:tcPr>
            <w:tcW w:w="21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PASSIVE voice</w:t>
            </w:r>
          </w:p>
        </w:tc>
        <w:tc>
          <w:tcPr>
            <w:tcW w:w="1692"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PASSIVE</w:t>
            </w:r>
          </w:p>
        </w:tc>
      </w:tr>
    </w:tbl>
    <w:p>
      <w:pPr>
        <w:pStyle w:val="Normal"/>
        <w:spacing w:lineRule="auto" w:line="360"/>
        <w:rPr>
          <w:rFonts w:ascii="FreeSerif" w:hAnsi="FreeSerif"/>
          <w:color w:val="000000"/>
          <w:sz w:val="24"/>
          <w:szCs w:val="24"/>
          <w:lang w:val="en-US"/>
        </w:rPr>
      </w:pPr>
      <w:r>
        <w:rPr>
          <w:rFonts w:ascii="FreeSerif" w:hAnsi="FreeSerif"/>
          <w:b/>
          <w:bCs/>
          <w:color w:val="000000"/>
          <w:sz w:val="24"/>
          <w:szCs w:val="24"/>
          <w:lang w:val="en-GB"/>
        </w:rPr>
        <w:t>Fig</w:t>
      </w:r>
      <w:r>
        <w:rPr>
          <w:rFonts w:ascii="FreeSerif" w:hAnsi="FreeSerif"/>
          <w:b/>
          <w:bCs/>
          <w:color w:val="000000"/>
          <w:sz w:val="24"/>
          <w:szCs w:val="24"/>
          <w:lang w:val="en-GB"/>
        </w:rPr>
        <w:t>ure 5</w:t>
      </w:r>
      <w:r>
        <w:rPr>
          <w:rFonts w:ascii="FreeSerif" w:hAnsi="FreeSerif"/>
          <w:color w:val="000000"/>
          <w:sz w:val="24"/>
          <w:szCs w:val="24"/>
          <w:lang w:val="en-GB"/>
        </w:rPr>
        <w:t>: path description proper (human-readable format).</w:t>
      </w:r>
    </w:p>
    <w:tbl>
      <w:tblPr>
        <w:tblW w:w="5000" w:type="pct"/>
        <w:jc w:val="left"/>
        <w:tblInd w:w="210" w:type="dxa"/>
        <w:tblCellMar>
          <w:top w:w="0" w:type="dxa"/>
          <w:left w:w="70" w:type="dxa"/>
          <w:bottom w:w="0" w:type="dxa"/>
          <w:right w:w="70" w:type="dxa"/>
        </w:tblCellMar>
        <w:tblLook w:val="04a0" w:noHBand="0" w:noVBand="1" w:firstColumn="1" w:lastRow="0" w:lastColumn="0" w:firstRow="1"/>
      </w:tblPr>
      <w:tblGrid>
        <w:gridCol w:w="2050"/>
        <w:gridCol w:w="2045"/>
        <w:gridCol w:w="1564"/>
        <w:gridCol w:w="2097"/>
        <w:gridCol w:w="1316"/>
      </w:tblGrid>
      <w:tr>
        <w:trPr>
          <w:trHeight w:val="699" w:hRule="atLeast"/>
        </w:trPr>
        <w:tc>
          <w:tcPr>
            <w:tcW w:w="2050"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Example (material)</w:t>
            </w:r>
          </w:p>
        </w:tc>
        <w:tc>
          <w:tcPr>
            <w:tcW w:w="204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Example (glossing)</w:t>
            </w:r>
          </w:p>
        </w:tc>
        <w:tc>
          <w:tcPr>
            <w:tcW w:w="1564"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Example (translation)</w:t>
            </w:r>
          </w:p>
        </w:tc>
        <w:tc>
          <w:tcPr>
            <w:tcW w:w="2097" w:type="dxa"/>
            <w:tcBorders>
              <w:top w:val="single" w:sz="4" w:space="0" w:color="000000"/>
              <w:left w:val="single" w:sz="4" w:space="0" w:color="000000"/>
              <w:bottom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Example (reference)</w:t>
            </w:r>
          </w:p>
        </w:tc>
        <w:tc>
          <w:tcPr>
            <w:tcW w:w="1316"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rFonts w:ascii="FreeSerif" w:hAnsi="FreeSerif"/>
                <w:color w:val="000000"/>
                <w:sz w:val="24"/>
                <w:szCs w:val="24"/>
              </w:rPr>
            </w:pPr>
            <w:r>
              <w:rPr>
                <w:rFonts w:eastAsia="Times New Roman" w:cs="Calibri" w:ascii="FreeSerif" w:hAnsi="FreeSerif"/>
                <w:b/>
                <w:bCs/>
                <w:color w:val="000000"/>
                <w:sz w:val="24"/>
                <w:szCs w:val="24"/>
                <w:lang w:eastAsia="de-DE"/>
              </w:rPr>
              <w:t>Comments</w:t>
            </w:r>
          </w:p>
        </w:tc>
      </w:tr>
      <w:tr>
        <w:trPr>
          <w:trHeight w:val="300" w:hRule="atLeast"/>
        </w:trPr>
        <w:tc>
          <w:tcPr>
            <w:tcW w:w="20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d'uu doo-la-n</w:t>
            </w:r>
          </w:p>
        </w:tc>
        <w:tc>
          <w:tcPr>
            <w:tcW w:w="204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lang w:val="en-US"/>
              </w:rPr>
            </w:pPr>
            <w:r>
              <w:rPr>
                <w:rFonts w:eastAsia="Times New Roman" w:cs="Calibri" w:ascii="FreeSerif" w:hAnsi="FreeSerif"/>
                <w:color w:val="000000"/>
                <w:sz w:val="24"/>
                <w:szCs w:val="24"/>
                <w:lang w:val="en-GB" w:eastAsia="de-DE"/>
              </w:rPr>
              <w:t>house inside-LOC-3SG.POS</w:t>
            </w:r>
          </w:p>
        </w:tc>
        <w:tc>
          <w:tcPr>
            <w:tcW w:w="156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'in the house'</w:t>
            </w:r>
          </w:p>
        </w:tc>
        <w:tc>
          <w:tcPr>
            <w:tcW w:w="2097" w:type="dxa"/>
            <w:tcBorders>
              <w:top w:val="single" w:sz="4" w:space="0" w:color="000000"/>
              <w:left w:val="single" w:sz="4" w:space="0" w:color="000000"/>
              <w:bottom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Cs/>
                <w:color w:val="000000"/>
                <w:sz w:val="24"/>
                <w:szCs w:val="24"/>
                <w:lang w:eastAsia="de-DE"/>
              </w:rPr>
              <w:t>Malchukov (personal communication)</w:t>
            </w:r>
          </w:p>
        </w:tc>
        <w:tc>
          <w:tcPr>
            <w:tcW w:w="131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eastAsia="Times New Roman" w:cs="Calibri"/>
                <w:i/>
                <w:i/>
                <w:iCs/>
                <w:color w:val="000000"/>
                <w:sz w:val="24"/>
                <w:szCs w:val="24"/>
                <w:lang w:eastAsia="de-DE"/>
              </w:rPr>
            </w:pPr>
            <w:r>
              <w:rPr>
                <w:rFonts w:eastAsia="Times New Roman" w:cs="Calibri" w:ascii="FreeSerif" w:hAnsi="FreeSerif"/>
                <w:i/>
                <w:iCs/>
                <w:color w:val="000000"/>
                <w:sz w:val="24"/>
                <w:szCs w:val="24"/>
                <w:lang w:eastAsia="de-DE"/>
              </w:rPr>
            </w:r>
          </w:p>
        </w:tc>
      </w:tr>
      <w:tr>
        <w:trPr>
          <w:trHeight w:val="300" w:hRule="atLeast"/>
        </w:trPr>
        <w:tc>
          <w:tcPr>
            <w:tcW w:w="205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d'uu-w</w:t>
            </w:r>
          </w:p>
        </w:tc>
        <w:tc>
          <w:tcPr>
            <w:tcW w:w="204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house-1SG.POS</w:t>
            </w:r>
          </w:p>
        </w:tc>
        <w:tc>
          <w:tcPr>
            <w:tcW w:w="156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'my house'</w:t>
            </w:r>
          </w:p>
        </w:tc>
        <w:tc>
          <w:tcPr>
            <w:tcW w:w="2097" w:type="dxa"/>
            <w:tcBorders>
              <w:top w:val="single" w:sz="4" w:space="0" w:color="000000"/>
              <w:left w:val="single" w:sz="4" w:space="0" w:color="000000"/>
              <w:bottom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Cs/>
                <w:color w:val="000000"/>
                <w:sz w:val="24"/>
                <w:szCs w:val="24"/>
                <w:lang w:eastAsia="de-DE"/>
              </w:rPr>
              <w:t>Malchukov (personal communication)</w:t>
            </w:r>
          </w:p>
        </w:tc>
        <w:tc>
          <w:tcPr>
            <w:tcW w:w="131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eastAsia="Times New Roman" w:cs="Calibri"/>
                <w:i/>
                <w:i/>
                <w:iCs/>
                <w:color w:val="000000"/>
                <w:sz w:val="24"/>
                <w:szCs w:val="24"/>
                <w:lang w:eastAsia="de-DE"/>
              </w:rPr>
            </w:pPr>
            <w:r>
              <w:rPr>
                <w:rFonts w:eastAsia="Times New Roman" w:cs="Calibri" w:ascii="FreeSerif" w:hAnsi="FreeSerif"/>
                <w:i/>
                <w:iCs/>
                <w:color w:val="000000"/>
                <w:sz w:val="24"/>
                <w:szCs w:val="24"/>
                <w:lang w:eastAsia="de-DE"/>
              </w:rPr>
            </w:r>
          </w:p>
        </w:tc>
      </w:tr>
      <w:tr>
        <w:trPr>
          <w:trHeight w:val="300" w:hRule="atLeast"/>
        </w:trPr>
        <w:tc>
          <w:tcPr>
            <w:tcW w:w="205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maa-w-ra-n</w:t>
            </w:r>
          </w:p>
        </w:tc>
        <w:tc>
          <w:tcPr>
            <w:tcW w:w="204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kill-PASS-AOR-3SG</w:t>
            </w:r>
          </w:p>
        </w:tc>
        <w:tc>
          <w:tcPr>
            <w:tcW w:w="1564"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'(he) was killed'</w:t>
            </w:r>
          </w:p>
        </w:tc>
        <w:tc>
          <w:tcPr>
            <w:tcW w:w="2097" w:type="dxa"/>
            <w:tcBorders>
              <w:top w:val="single" w:sz="4" w:space="0" w:color="000000"/>
              <w:left w:val="single" w:sz="4" w:space="0" w:color="000000"/>
              <w:bottom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iCs/>
                <w:color w:val="000000"/>
                <w:sz w:val="24"/>
                <w:szCs w:val="24"/>
                <w:lang w:eastAsia="de-DE"/>
              </w:rPr>
              <w:t>Malchukov (personal communication)</w:t>
            </w:r>
          </w:p>
        </w:tc>
        <w:tc>
          <w:tcPr>
            <w:tcW w:w="131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eastAsia="Times New Roman" w:cs="Calibri"/>
                <w:color w:val="000000"/>
                <w:sz w:val="24"/>
                <w:szCs w:val="24"/>
                <w:lang w:eastAsia="de-DE"/>
              </w:rPr>
            </w:pPr>
            <w:r>
              <w:rPr>
                <w:rFonts w:eastAsia="Times New Roman" w:cs="Calibri" w:ascii="FreeSerif" w:hAnsi="FreeSerif"/>
                <w:color w:val="000000"/>
                <w:sz w:val="24"/>
                <w:szCs w:val="24"/>
                <w:lang w:eastAsia="de-DE"/>
              </w:rPr>
            </w:r>
          </w:p>
        </w:tc>
      </w:tr>
      <w:tr>
        <w:trPr>
          <w:trHeight w:val="300" w:hRule="atLeast"/>
        </w:trPr>
        <w:tc>
          <w:tcPr>
            <w:tcW w:w="205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it-ne-n</w:t>
            </w:r>
          </w:p>
        </w:tc>
        <w:tc>
          <w:tcPr>
            <w:tcW w:w="204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see-VENT-AOR.3SG</w:t>
            </w:r>
          </w:p>
        </w:tc>
        <w:tc>
          <w:tcPr>
            <w:tcW w:w="1564"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'he went to see'</w:t>
            </w:r>
          </w:p>
        </w:tc>
        <w:tc>
          <w:tcPr>
            <w:tcW w:w="2097" w:type="dxa"/>
            <w:tcBorders>
              <w:top w:val="single" w:sz="4" w:space="0" w:color="000000"/>
              <w:left w:val="single" w:sz="4" w:space="0" w:color="000000"/>
              <w:bottom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Malchukov 2020: 411</w:t>
            </w:r>
          </w:p>
        </w:tc>
        <w:tc>
          <w:tcPr>
            <w:tcW w:w="131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eastAsia="Times New Roman" w:cs="Calibri"/>
                <w:color w:val="000000"/>
                <w:sz w:val="24"/>
                <w:szCs w:val="24"/>
                <w:lang w:eastAsia="de-DE"/>
              </w:rPr>
            </w:pPr>
            <w:r>
              <w:rPr>
                <w:rFonts w:eastAsia="Times New Roman" w:cs="Calibri" w:ascii="FreeSerif" w:hAnsi="FreeSerif"/>
                <w:color w:val="000000"/>
                <w:sz w:val="24"/>
                <w:szCs w:val="24"/>
                <w:lang w:eastAsia="de-DE"/>
              </w:rPr>
            </w:r>
          </w:p>
        </w:tc>
      </w:tr>
    </w:tbl>
    <w:p>
      <w:pPr>
        <w:pStyle w:val="Normal"/>
        <w:spacing w:lineRule="auto" w:line="360"/>
        <w:rPr>
          <w:rFonts w:ascii="FreeSerif" w:hAnsi="FreeSerif"/>
          <w:color w:val="000000"/>
          <w:sz w:val="24"/>
          <w:szCs w:val="24"/>
          <w:lang w:val="en-US"/>
        </w:rPr>
      </w:pPr>
      <w:r>
        <w:rPr>
          <w:rFonts w:ascii="FreeSerif" w:hAnsi="FreeSerif"/>
          <w:b/>
          <w:bCs/>
          <w:color w:val="000000"/>
          <w:sz w:val="24"/>
          <w:szCs w:val="24"/>
          <w:lang w:val="en-GB"/>
        </w:rPr>
        <w:t>Fig</w:t>
      </w:r>
      <w:r>
        <w:rPr>
          <w:rFonts w:ascii="FreeSerif" w:hAnsi="FreeSerif"/>
          <w:b/>
          <w:bCs/>
          <w:color w:val="000000"/>
          <w:sz w:val="24"/>
          <w:szCs w:val="24"/>
          <w:lang w:val="en-GB"/>
        </w:rPr>
        <w:t>ure 6</w:t>
      </w:r>
      <w:r>
        <w:rPr>
          <w:rFonts w:ascii="FreeSerif" w:hAnsi="FreeSerif"/>
          <w:color w:val="000000"/>
          <w:sz w:val="24"/>
          <w:szCs w:val="24"/>
          <w:lang w:val="en-GB"/>
        </w:rPr>
        <w:t>: exemplification &amp; comments (human-readable format).</w:t>
      </w:r>
    </w:p>
    <w:p>
      <w:pPr>
        <w:pStyle w:val="Normal"/>
        <w:spacing w:lineRule="auto" w:line="360"/>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39"/>
        </w:numPr>
        <w:spacing w:lineRule="auto" w:line="360"/>
        <w:rPr>
          <w:lang w:val="en-US"/>
        </w:rPr>
      </w:pPr>
      <w:r>
        <w:rPr>
          <w:rFonts w:ascii="FreeSerif" w:hAnsi="FreeSerif"/>
          <w:b/>
          <w:bCs/>
          <w:color w:val="000000"/>
          <w:sz w:val="24"/>
          <w:szCs w:val="24"/>
          <w:lang w:val="en-GB"/>
        </w:rPr>
        <w:t>Path evaluation</w:t>
      </w:r>
      <w:r>
        <w:rPr>
          <w:rFonts w:ascii="FreeSerif" w:hAnsi="FreeSerif"/>
          <w:color w:val="000000"/>
          <w:sz w:val="24"/>
          <w:szCs w:val="24"/>
          <w:lang w:val="en-GB"/>
        </w:rPr>
        <w:t xml:space="preserve"> (parameter values: target level value, change value; </w:t>
      </w:r>
      <w:hyperlink w:anchor="_toc2207">
        <w:r>
          <w:rPr>
            <w:rStyle w:val="InternetLink"/>
            <w:rFonts w:ascii="FreeSerif" w:hAnsi="FreeSerif"/>
            <w:color w:val="000000"/>
            <w:sz w:val="24"/>
            <w:szCs w:val="24"/>
            <w:lang w:val="en-GB"/>
          </w:rPr>
          <w:t>parameters</w:t>
        </w:r>
      </w:hyperlink>
      <w:r>
        <w:rPr>
          <w:rFonts w:ascii="FreeSerif" w:hAnsi="FreeSerif"/>
          <w:color w:val="000000"/>
          <w:sz w:val="24"/>
          <w:szCs w:val="24"/>
          <w:lang w:val="en-GB"/>
        </w:rPr>
        <w:t xml:space="preserve"> defined below)</w:t>
      </w:r>
    </w:p>
    <w:tbl>
      <w:tblPr>
        <w:tblW w:w="9180" w:type="dxa"/>
        <w:jc w:val="left"/>
        <w:tblInd w:w="210" w:type="dxa"/>
        <w:tblCellMar>
          <w:top w:w="0" w:type="dxa"/>
          <w:left w:w="70" w:type="dxa"/>
          <w:bottom w:w="0" w:type="dxa"/>
          <w:right w:w="70" w:type="dxa"/>
        </w:tblCellMar>
        <w:tblLook w:val="04a0" w:noHBand="0" w:noVBand="1" w:firstColumn="1" w:lastRow="0" w:lastColumn="0" w:firstRow="1"/>
      </w:tblPr>
      <w:tblGrid>
        <w:gridCol w:w="969"/>
        <w:gridCol w:w="1023"/>
        <w:gridCol w:w="907"/>
        <w:gridCol w:w="1251"/>
        <w:gridCol w:w="1358"/>
        <w:gridCol w:w="1255"/>
        <w:gridCol w:w="1196"/>
        <w:gridCol w:w="1220"/>
      </w:tblGrid>
      <w:tr>
        <w:trPr>
          <w:trHeight w:val="684" w:hRule="atLeast"/>
        </w:trPr>
        <w:tc>
          <w:tcPr>
            <w:tcW w:w="969"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Semantic integrity</w:t>
            </w:r>
          </w:p>
        </w:tc>
        <w:tc>
          <w:tcPr>
            <w:tcW w:w="1023"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Phonetic reduction</w:t>
            </w:r>
          </w:p>
        </w:tc>
        <w:tc>
          <w:tcPr>
            <w:tcW w:w="907"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Paradig-maticity</w:t>
            </w:r>
          </w:p>
        </w:tc>
        <w:tc>
          <w:tcPr>
            <w:tcW w:w="1251"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Bondedness</w:t>
            </w:r>
          </w:p>
        </w:tc>
        <w:tc>
          <w:tcPr>
            <w:tcW w:w="1358"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Paradigmatic variability</w:t>
            </w:r>
          </w:p>
        </w:tc>
        <w:tc>
          <w:tcPr>
            <w:tcW w:w="125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Syntagmatic variability</w:t>
            </w:r>
          </w:p>
        </w:tc>
        <w:tc>
          <w:tcPr>
            <w:tcW w:w="1196"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Decategori</w:t>
            </w:r>
            <w:del w:id="134" w:author="Unknown Author" w:date="2022-01-25T11:53:32Z">
              <w:r>
                <w:rPr>
                  <w:rFonts w:eastAsia="Times New Roman" w:cs="Calibri" w:ascii="FreeSerif" w:hAnsi="FreeSerif"/>
                  <w:b/>
                  <w:bCs/>
                  <w:color w:val="000000"/>
                  <w:sz w:val="20"/>
                  <w:szCs w:val="24"/>
                  <w:lang w:eastAsia="de-DE"/>
                </w:rPr>
                <w:delText>-</w:delText>
              </w:r>
            </w:del>
            <w:r>
              <w:rPr>
                <w:rFonts w:eastAsia="Times New Roman" w:cs="Calibri" w:ascii="FreeSerif" w:hAnsi="FreeSerif"/>
                <w:b/>
                <w:bCs/>
                <w:color w:val="000000"/>
                <w:sz w:val="20"/>
                <w:szCs w:val="24"/>
                <w:lang w:eastAsia="de-DE"/>
              </w:rPr>
              <w:t>zation</w:t>
            </w:r>
          </w:p>
        </w:tc>
        <w:tc>
          <w:tcPr>
            <w:tcW w:w="1220"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Allomorphy</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023"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c>
          <w:tcPr>
            <w:tcW w:w="90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51"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5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1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2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023"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907"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51"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c>
          <w:tcPr>
            <w:tcW w:w="1255"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196"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2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023"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90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251"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c>
          <w:tcPr>
            <w:tcW w:w="125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1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2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023"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c>
          <w:tcPr>
            <w:tcW w:w="907"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251"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3</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1</w:t>
            </w:r>
          </w:p>
        </w:tc>
        <w:tc>
          <w:tcPr>
            <w:tcW w:w="1255"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196"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4</w:t>
            </w:r>
          </w:p>
        </w:tc>
        <w:tc>
          <w:tcPr>
            <w:tcW w:w="122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60"/>
              <w:jc w:val="right"/>
              <w:rPr>
                <w:rFonts w:ascii="FreeSerif" w:hAnsi="FreeSerif"/>
                <w:color w:val="000000"/>
                <w:sz w:val="24"/>
                <w:szCs w:val="24"/>
              </w:rPr>
            </w:pPr>
            <w:r>
              <w:rPr>
                <w:rFonts w:ascii="FreeSerif" w:hAnsi="FreeSerif"/>
                <w:color w:val="000000"/>
                <w:sz w:val="24"/>
                <w:szCs w:val="24"/>
              </w:rPr>
              <w:t>2</w:t>
            </w:r>
          </w:p>
        </w:tc>
      </w:tr>
    </w:tbl>
    <w:p>
      <w:pPr>
        <w:pStyle w:val="Normal"/>
        <w:spacing w:lineRule="auto" w:line="360"/>
        <w:rPr>
          <w:rFonts w:ascii="FreeSerif" w:hAnsi="FreeSerif"/>
          <w:color w:val="000000"/>
          <w:sz w:val="24"/>
          <w:szCs w:val="24"/>
        </w:rPr>
      </w:pPr>
      <w:r>
        <w:rPr>
          <w:rFonts w:ascii="FreeSerif" w:hAnsi="FreeSerif"/>
          <w:b/>
          <w:bCs/>
          <w:color w:val="000000"/>
          <w:sz w:val="24"/>
          <w:szCs w:val="24"/>
          <w:lang w:val="en-GB"/>
        </w:rPr>
        <w:t>Fig</w:t>
      </w:r>
      <w:r>
        <w:rPr>
          <w:rFonts w:ascii="FreeSerif" w:hAnsi="FreeSerif"/>
          <w:b/>
          <w:bCs/>
          <w:color w:val="000000"/>
          <w:sz w:val="24"/>
          <w:szCs w:val="24"/>
          <w:lang w:val="en-GB"/>
        </w:rPr>
        <w:t>ure 7</w:t>
      </w:r>
      <w:r>
        <w:rPr>
          <w:rFonts w:ascii="FreeSerif" w:hAnsi="FreeSerif"/>
          <w:color w:val="000000"/>
          <w:sz w:val="24"/>
          <w:szCs w:val="24"/>
          <w:lang w:val="en-GB"/>
        </w:rPr>
        <w:t>: path evalu</w:t>
      </w:r>
      <w:del w:id="135" w:author="Unknown Author" w:date="2022-01-25T11:54:32Z">
        <w:r>
          <w:rPr/>
          <w:commentReference w:id="8"/>
        </w:r>
      </w:del>
      <w:del w:id="136" w:author="Unknown Author" w:date="2022-01-25T11:54:32Z">
        <w:r>
          <w:rPr/>
          <w:commentReference w:id="9"/>
        </w:r>
      </w:del>
      <w:del w:id="137" w:author="Unknown Author" w:date="2022-01-25T11:54:32Z">
        <w:r>
          <w:rPr/>
          <w:commentReference w:id="10"/>
        </w:r>
      </w:del>
      <w:r>
        <w:rPr>
          <w:rFonts w:ascii="FreeSerif" w:hAnsi="FreeSerif"/>
          <w:color w:val="000000"/>
          <w:sz w:val="24"/>
          <w:szCs w:val="24"/>
          <w:lang w:val="en-GB"/>
        </w:rPr>
        <w:t>ation - values.</w:t>
      </w:r>
    </w:p>
    <w:tbl>
      <w:tblPr>
        <w:tblW w:w="9180" w:type="dxa"/>
        <w:jc w:val="left"/>
        <w:tblInd w:w="210" w:type="dxa"/>
        <w:tblCellMar>
          <w:top w:w="0" w:type="dxa"/>
          <w:left w:w="70" w:type="dxa"/>
          <w:bottom w:w="0" w:type="dxa"/>
          <w:right w:w="70" w:type="dxa"/>
        </w:tblCellMar>
        <w:tblLook w:val="04a0" w:noHBand="0" w:noVBand="1" w:firstColumn="1" w:lastRow="0" w:lastColumn="0" w:firstRow="1"/>
      </w:tblPr>
      <w:tblGrid>
        <w:gridCol w:w="969"/>
        <w:gridCol w:w="1023"/>
        <w:gridCol w:w="907"/>
        <w:gridCol w:w="1251"/>
        <w:gridCol w:w="1358"/>
        <w:gridCol w:w="1255"/>
        <w:gridCol w:w="1196"/>
        <w:gridCol w:w="1220"/>
      </w:tblGrid>
      <w:tr>
        <w:trPr>
          <w:trHeight w:val="684" w:hRule="atLeast"/>
        </w:trPr>
        <w:tc>
          <w:tcPr>
            <w:tcW w:w="969"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Semantic integrity</w:t>
            </w:r>
          </w:p>
        </w:tc>
        <w:tc>
          <w:tcPr>
            <w:tcW w:w="1023"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Phonetic reduction</w:t>
            </w:r>
          </w:p>
        </w:tc>
        <w:tc>
          <w:tcPr>
            <w:tcW w:w="907"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Paradig-maticity</w:t>
            </w:r>
          </w:p>
        </w:tc>
        <w:tc>
          <w:tcPr>
            <w:tcW w:w="1251"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Bondedness</w:t>
            </w:r>
          </w:p>
        </w:tc>
        <w:tc>
          <w:tcPr>
            <w:tcW w:w="1358"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Paradigmatic variability</w:t>
            </w:r>
          </w:p>
        </w:tc>
        <w:tc>
          <w:tcPr>
            <w:tcW w:w="1255"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Syntagmatic variability</w:t>
            </w:r>
          </w:p>
        </w:tc>
        <w:tc>
          <w:tcPr>
            <w:tcW w:w="1196"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Decategorization</w:t>
            </w:r>
          </w:p>
        </w:tc>
        <w:tc>
          <w:tcPr>
            <w:tcW w:w="1220" w:type="dxa"/>
            <w:tcBorders>
              <w:top w:val="single" w:sz="4" w:space="0" w:color="000000"/>
              <w:left w:val="single" w:sz="4" w:space="0" w:color="000000"/>
              <w:bottom w:val="single" w:sz="4" w:space="0" w:color="000000"/>
              <w:right w:val="single" w:sz="4" w:space="0" w:color="000000"/>
            </w:tcBorders>
            <w:shd w:color="auto" w:fill="D9E1F2" w:val="clear"/>
            <w:vAlign w:val="center"/>
          </w:tcPr>
          <w:p>
            <w:pPr>
              <w:pStyle w:val="Normal"/>
              <w:spacing w:lineRule="auto" w:line="240" w:before="0" w:after="0"/>
              <w:rPr>
                <w:sz w:val="20"/>
                <w:szCs w:val="24"/>
              </w:rPr>
            </w:pPr>
            <w:r>
              <w:rPr>
                <w:rFonts w:eastAsia="Times New Roman" w:cs="Calibri" w:ascii="FreeSerif" w:hAnsi="FreeSerif"/>
                <w:b/>
                <w:bCs/>
                <w:color w:val="000000"/>
                <w:sz w:val="20"/>
                <w:szCs w:val="24"/>
                <w:lang w:eastAsia="de-DE"/>
              </w:rPr>
              <w:t>Allomorphy</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023"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w:t>
            </w:r>
          </w:p>
        </w:tc>
        <w:tc>
          <w:tcPr>
            <w:tcW w:w="90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1"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1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2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023"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90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19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2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023"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907"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1"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358"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5"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196"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20" w:type="dxa"/>
            <w:tcBorders>
              <w:top w:val="single" w:sz="4" w:space="0" w:color="000000"/>
              <w:left w:val="single" w:sz="4" w:space="0" w:color="000000"/>
              <w:bottom w:val="single" w:sz="4" w:space="0" w:color="000000"/>
              <w:right w:val="single" w:sz="4" w:space="0" w:color="000000"/>
            </w:tcBorders>
            <w:shd w:color="auto" w:fill="D9D9D9" w:val="clear"/>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r>
      <w:tr>
        <w:trPr>
          <w:trHeight w:val="198" w:hRule="atLeast"/>
        </w:trPr>
        <w:tc>
          <w:tcPr>
            <w:tcW w:w="969"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023"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907"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51"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358"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0</w:t>
            </w:r>
          </w:p>
        </w:tc>
        <w:tc>
          <w:tcPr>
            <w:tcW w:w="1255"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196"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c>
          <w:tcPr>
            <w:tcW w:w="1220" w:type="dxa"/>
            <w:tcBorders>
              <w:top w:val="single" w:sz="4" w:space="0" w:color="000000"/>
              <w:left w:val="single" w:sz="4" w:space="0" w:color="000000"/>
              <w:bottom w:val="single" w:sz="4" w:space="0" w:color="000000"/>
              <w:right w:val="single" w:sz="4" w:space="0" w:color="000000"/>
            </w:tcBorders>
            <w:vAlign w:val="bottom"/>
          </w:tcPr>
          <w:p>
            <w:pPr>
              <w:pStyle w:val="Normal"/>
              <w:spacing w:lineRule="auto" w:line="240" w:before="0" w:after="0"/>
              <w:rPr>
                <w:rFonts w:ascii="FreeSerif" w:hAnsi="FreeSerif"/>
                <w:color w:val="000000"/>
                <w:sz w:val="24"/>
                <w:szCs w:val="24"/>
              </w:rPr>
            </w:pPr>
            <w:r>
              <w:rPr>
                <w:rFonts w:eastAsia="Times New Roman" w:cs="Calibri" w:ascii="FreeSerif" w:hAnsi="FreeSerif"/>
                <w:color w:val="000000"/>
                <w:sz w:val="24"/>
                <w:szCs w:val="24"/>
                <w:lang w:eastAsia="de-DE"/>
              </w:rPr>
              <w:t>1</w:t>
            </w:r>
          </w:p>
        </w:tc>
      </w:tr>
    </w:tbl>
    <w:p>
      <w:pPr>
        <w:pStyle w:val="Normal"/>
        <w:spacing w:lineRule="auto" w:line="360"/>
        <w:rPr>
          <w:rFonts w:ascii="FreeSerif" w:hAnsi="FreeSerif"/>
          <w:color w:val="000000"/>
          <w:sz w:val="24"/>
          <w:szCs w:val="24"/>
        </w:rPr>
      </w:pPr>
      <w:r>
        <w:rPr>
          <w:rFonts w:ascii="FreeSerif" w:hAnsi="FreeSerif"/>
          <w:b/>
          <w:bCs/>
          <w:color w:val="000000"/>
          <w:sz w:val="24"/>
          <w:szCs w:val="24"/>
          <w:lang w:val="en-GB"/>
        </w:rPr>
        <w:t>Fig</w:t>
      </w:r>
      <w:r>
        <w:rPr>
          <w:rFonts w:ascii="FreeSerif" w:hAnsi="FreeSerif"/>
          <w:b/>
          <w:bCs/>
          <w:color w:val="000000"/>
          <w:sz w:val="24"/>
          <w:szCs w:val="24"/>
          <w:lang w:val="en-GB"/>
        </w:rPr>
        <w:t>ure 8</w:t>
      </w:r>
      <w:r>
        <w:rPr>
          <w:rFonts w:ascii="FreeSerif" w:hAnsi="FreeSerif"/>
          <w:color w:val="000000"/>
          <w:sz w:val="24"/>
          <w:szCs w:val="24"/>
          <w:lang w:val="en-GB"/>
        </w:rPr>
        <w:t>: path evaluation - change.</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26" w:name="__RefHeading___Toc5561_604395922"/>
      <w:bookmarkStart w:id="27" w:name="_Toc41224847"/>
      <w:bookmarkEnd w:id="26"/>
      <w:r>
        <w:rPr>
          <w:rFonts w:cs="Calibri" w:ascii="FreeSerif" w:hAnsi="FreeSerif"/>
          <w:b/>
          <w:bCs/>
          <w:color w:val="000000"/>
          <w:lang w:val="en-GB"/>
        </w:rPr>
        <w:t xml:space="preserve">2.2 Design principles – </w:t>
      </w:r>
      <w:bookmarkEnd w:id="27"/>
      <w:r>
        <w:rPr>
          <w:rFonts w:cs="Calibri" w:ascii="FreeSerif" w:hAnsi="FreeSerif"/>
          <w:b/>
          <w:bCs/>
          <w:color w:val="000000"/>
          <w:lang w:val="en-GB"/>
        </w:rPr>
        <w:t>details</w:t>
      </w:r>
    </w:p>
    <w:p>
      <w:pPr>
        <w:pStyle w:val="ListParagraph"/>
        <w:numPr>
          <w:ilvl w:val="1"/>
          <w:numId w:val="1"/>
        </w:numPr>
        <w:rPr>
          <w:rFonts w:ascii="FreeSerif" w:hAnsi="FreeSerif"/>
          <w:vanish/>
          <w:color w:val="000000"/>
          <w:sz w:val="24"/>
          <w:szCs w:val="24"/>
          <w:lang w:val="en-GB"/>
        </w:rPr>
      </w:pPr>
      <w:r>
        <w:rPr>
          <w:rFonts w:ascii="FreeSerif" w:hAnsi="FreeSerif"/>
          <w:vanish/>
          <w:color w:val="000000"/>
          <w:sz w:val="24"/>
          <w:szCs w:val="24"/>
          <w:lang w:val="en-GB"/>
        </w:rPr>
      </w:r>
    </w:p>
    <w:p>
      <w:pPr>
        <w:pStyle w:val="ListParagraph"/>
        <w:numPr>
          <w:ilvl w:val="1"/>
          <w:numId w:val="1"/>
        </w:numPr>
        <w:rPr>
          <w:rFonts w:ascii="FreeSerif" w:hAnsi="FreeSerif"/>
          <w:vanish/>
          <w:color w:val="000000"/>
          <w:sz w:val="24"/>
          <w:szCs w:val="24"/>
          <w:lang w:val="en-GB"/>
        </w:rPr>
      </w:pPr>
      <w:r>
        <w:rPr>
          <w:rFonts w:ascii="FreeSerif" w:hAnsi="FreeSerif"/>
          <w:vanish/>
          <w:color w:val="000000"/>
          <w:sz w:val="24"/>
          <w:szCs w:val="24"/>
          <w:lang w:val="en-GB"/>
        </w:rPr>
      </w:r>
    </w:p>
    <w:p>
      <w:pPr>
        <w:pStyle w:val="Heading3"/>
        <w:rPr>
          <w:lang w:val="en-GB"/>
        </w:rPr>
      </w:pPr>
      <w:bookmarkStart w:id="28" w:name="__RefHeading___Toc5563_604395922"/>
      <w:bookmarkStart w:id="29" w:name="_toc715"/>
      <w:bookmarkEnd w:id="28"/>
      <w:bookmarkEnd w:id="29"/>
      <w:r>
        <w:rPr>
          <w:rFonts w:ascii="FreeSerif" w:hAnsi="FreeSerif"/>
          <w:color w:val="000000"/>
          <w:lang w:val="en-GB"/>
        </w:rPr>
        <w:t>2.2.1</w:t>
      </w:r>
      <w:bookmarkStart w:id="30" w:name="_Toc41224848"/>
      <w:r>
        <w:rPr>
          <w:rFonts w:ascii="FreeSerif" w:hAnsi="FreeSerif"/>
          <w:color w:val="000000"/>
          <w:lang w:val="en-GB"/>
        </w:rPr>
        <w:t xml:space="preserve"> </w:t>
      </w:r>
      <w:r>
        <w:rPr>
          <w:rStyle w:val="Berschrift3Zchn"/>
          <w:rFonts w:ascii="FreeSerif" w:hAnsi="FreeSerif"/>
          <w:color w:val="000000"/>
          <w:lang w:val="en-GB"/>
        </w:rPr>
        <w:t>Code</w:t>
      </w:r>
      <w:bookmarkEnd w:id="30"/>
    </w:p>
    <w:p>
      <w:pPr>
        <w:pStyle w:val="Normal"/>
        <w:rPr>
          <w:rFonts w:ascii="FreeSerif" w:hAnsi="FreeSerif"/>
          <w:color w:val="000000"/>
          <w:sz w:val="24"/>
          <w:szCs w:val="24"/>
          <w:lang w:val="en-US"/>
        </w:rPr>
      </w:pPr>
      <w:r>
        <w:rPr>
          <w:rFonts w:cs="Calibri" w:ascii="FreeSerif" w:hAnsi="FreeSerif"/>
          <w:color w:val="000000"/>
          <w:sz w:val="24"/>
          <w:szCs w:val="24"/>
          <w:lang w:val="en-GB"/>
        </w:rPr>
        <w:t>The code uniquely identifies the respective grammaticalization path. It codes the language group (not genealogically, but in terms of data collection), as well as the number of the path within this set. Of course, each ID should code for exactly one path, and it will stay the same in case the datab</w:t>
      </w:r>
      <w:ins w:id="138" w:author="Bisang, Prof. Dr. Walter" w:date="2022-01-24T23:45:00Z">
        <w:r>
          <w:rPr>
            <w:rFonts w:cs="Calibri" w:ascii="FreeSerif" w:hAnsi="FreeSerif"/>
            <w:color w:val="000000"/>
            <w:sz w:val="24"/>
            <w:szCs w:val="24"/>
            <w:lang w:val="en-GB"/>
          </w:rPr>
          <w:t>ase</w:t>
        </w:r>
      </w:ins>
      <w:del w:id="139" w:author="Bisang, Prof. Dr. Walter" w:date="2022-01-24T23:45:00Z">
        <w:r>
          <w:rPr>
            <w:rFonts w:cs="Calibri" w:ascii="FreeSerif" w:hAnsi="FreeSerif"/>
            <w:color w:val="000000"/>
            <w:sz w:val="24"/>
            <w:szCs w:val="24"/>
            <w:lang w:val="en-GB"/>
          </w:rPr>
          <w:delText>ank</w:delText>
        </w:r>
      </w:del>
      <w:r>
        <w:rPr>
          <w:rFonts w:cs="Calibri" w:ascii="FreeSerif" w:hAnsi="FreeSerif"/>
          <w:color w:val="000000"/>
          <w:sz w:val="24"/>
          <w:szCs w:val="24"/>
          <w:lang w:val="en-GB"/>
        </w:rPr>
        <w:t xml:space="preserve"> is expanded or changed.</w:t>
      </w:r>
      <w:del w:id="140" w:author="Unknown Author" w:date="2022-01-25T11:55:32Z">
        <w:r>
          <w:rPr/>
          <w:commentReference w:id="11"/>
        </w:r>
      </w:del>
      <w:del w:id="141" w:author="Unknown Author" w:date="2022-01-25T11:55:32Z">
        <w:r>
          <w:rPr/>
          <w:commentReference w:id="12"/>
        </w:r>
      </w:del>
    </w:p>
    <w:p>
      <w:pPr>
        <w:pStyle w:val="Normal"/>
        <w:rPr>
          <w:rFonts w:ascii="FreeSerif" w:hAnsi="FreeSerif" w:cs="Calibri"/>
          <w:color w:val="000000"/>
          <w:sz w:val="24"/>
          <w:szCs w:val="24"/>
          <w:lang w:val="en-GB"/>
        </w:rPr>
      </w:pPr>
      <w:r>
        <w:rPr>
          <w:rFonts w:cs="Calibri" w:ascii="FreeSerif" w:hAnsi="FreeSerif"/>
          <w:color w:val="000000"/>
          <w:sz w:val="24"/>
          <w:szCs w:val="24"/>
          <w:lang w:val="en-GB"/>
        </w:rPr>
      </w:r>
    </w:p>
    <w:p>
      <w:pPr>
        <w:pStyle w:val="Heading3"/>
        <w:rPr>
          <w:rFonts w:ascii="FreeSerif" w:hAnsi="FreeSerif"/>
          <w:color w:val="000000"/>
          <w:lang w:val="en-US"/>
        </w:rPr>
      </w:pPr>
      <w:bookmarkStart w:id="31" w:name="__RefHeading___Toc5565_604395922"/>
      <w:bookmarkStart w:id="32" w:name="_toc788"/>
      <w:bookmarkStart w:id="33" w:name="_toc719"/>
      <w:bookmarkEnd w:id="31"/>
      <w:bookmarkEnd w:id="32"/>
      <w:bookmarkEnd w:id="33"/>
      <w:r>
        <w:rPr>
          <w:rFonts w:ascii="FreeSerif" w:hAnsi="FreeSerif"/>
          <w:color w:val="000000"/>
          <w:lang w:val="en-GB"/>
        </w:rPr>
        <w:t>2</w:t>
      </w:r>
      <w:bookmarkStart w:id="34" w:name="_Toc41224849"/>
      <w:r>
        <w:rPr>
          <w:rFonts w:ascii="FreeSerif" w:hAnsi="FreeSerif"/>
          <w:color w:val="000000"/>
          <w:lang w:val="en-GB"/>
        </w:rPr>
        <w:t>.2.2 Subset</w:t>
      </w:r>
      <w:bookmarkEnd w:id="34"/>
    </w:p>
    <w:p>
      <w:pPr>
        <w:pStyle w:val="Normal"/>
        <w:rPr>
          <w:rFonts w:ascii="FreeSerif" w:hAnsi="FreeSerif"/>
          <w:color w:val="000000"/>
          <w:sz w:val="24"/>
          <w:szCs w:val="24"/>
          <w:lang w:val="en-US"/>
        </w:rPr>
      </w:pPr>
      <w:r>
        <w:rPr>
          <w:rFonts w:cs="Calibri" w:ascii="FreeSerif" w:hAnsi="FreeSerif"/>
          <w:color w:val="000000"/>
          <w:sz w:val="24"/>
          <w:szCs w:val="24"/>
          <w:lang w:val="en-GB"/>
        </w:rPr>
        <w:t xml:space="preserve">At the moment, there are two subsets, which will be coded: </w:t>
      </w:r>
      <w:r>
        <w:rPr>
          <w:rFonts w:cs="Calibri" w:ascii="FreeSerif" w:hAnsi="FreeSerif"/>
          <w:i/>
          <w:iCs/>
          <w:color w:val="000000"/>
          <w:sz w:val="24"/>
          <w:szCs w:val="24"/>
          <w:lang w:val="en-GB"/>
        </w:rPr>
        <w:t xml:space="preserve">SL30 </w:t>
      </w:r>
      <w:r>
        <w:rPr>
          <w:rFonts w:cs="Calibri" w:ascii="FreeSerif" w:hAnsi="FreeSerif"/>
          <w:color w:val="000000"/>
          <w:sz w:val="24"/>
          <w:szCs w:val="24"/>
          <w:lang w:val="en-GB"/>
        </w:rPr>
        <w:t xml:space="preserve">vs. </w:t>
      </w:r>
      <w:r>
        <w:rPr>
          <w:rFonts w:cs="Calibri" w:ascii="FreeSerif" w:hAnsi="FreeSerif"/>
          <w:i/>
          <w:iCs/>
          <w:color w:val="000000"/>
          <w:sz w:val="24"/>
          <w:szCs w:val="24"/>
          <w:lang w:val="en-GB"/>
        </w:rPr>
        <w:t>other sources</w:t>
      </w:r>
      <w:r>
        <w:rPr>
          <w:rFonts w:cs="Calibri" w:ascii="FreeSerif" w:hAnsi="FreeSerif"/>
          <w:color w:val="000000"/>
          <w:sz w:val="24"/>
          <w:szCs w:val="24"/>
          <w:lang w:val="en-GB"/>
        </w:rPr>
        <w:t>.</w:t>
      </w:r>
    </w:p>
    <w:p>
      <w:pPr>
        <w:pStyle w:val="Normal"/>
        <w:rPr>
          <w:rFonts w:ascii="FreeSerif" w:hAnsi="FreeSerif"/>
          <w:color w:val="000000"/>
          <w:sz w:val="24"/>
          <w:szCs w:val="24"/>
          <w:lang w:val="en-US"/>
        </w:rPr>
      </w:pPr>
      <w:r>
        <w:rPr>
          <w:rFonts w:cs="Calibri" w:ascii="FreeSerif" w:hAnsi="FreeSerif"/>
          <w:color w:val="000000"/>
          <w:sz w:val="24"/>
          <w:szCs w:val="24"/>
          <w:lang w:val="en-GB"/>
        </w:rPr>
        <w:t xml:space="preserve">SL30 (‘source list 30’) means that the source concept belongs to a group of 30 (mostly lexical) source concepts, which are defined in the </w:t>
      </w:r>
      <w:r>
        <w:rPr>
          <w:rFonts w:cs="Calibri" w:ascii="FreeSerif" w:hAnsi="FreeSerif"/>
          <w:b/>
          <w:bCs/>
          <w:i/>
          <w:iCs/>
          <w:color w:val="000000"/>
          <w:sz w:val="24"/>
          <w:szCs w:val="24"/>
          <w:lang w:val="en-GB"/>
        </w:rPr>
        <w:t>questionnaire</w:t>
      </w:r>
      <w:r>
        <w:rPr>
          <w:rFonts w:cs="Calibri" w:ascii="FreeSerif" w:hAnsi="FreeSerif"/>
          <w:color w:val="000000"/>
          <w:sz w:val="24"/>
          <w:szCs w:val="24"/>
          <w:lang w:val="en-GB"/>
        </w:rPr>
        <w:t xml:space="preserve"> (Bisang et al. 202</w:t>
      </w:r>
      <w:ins w:id="142" w:author="Bisang, Prof. Dr. Walter" w:date="2022-01-24T23:46:00Z">
        <w:r>
          <w:rPr>
            <w:rFonts w:cs="Calibri" w:ascii="FreeSerif" w:hAnsi="FreeSerif"/>
            <w:color w:val="000000"/>
            <w:sz w:val="24"/>
            <w:szCs w:val="24"/>
            <w:lang w:val="en-GB"/>
          </w:rPr>
          <w:t>0b</w:t>
        </w:r>
      </w:ins>
      <w:del w:id="143" w:author="Bisang, Prof. Dr. Walter" w:date="2022-01-24T23:46:00Z">
        <w:r>
          <w:rPr>
            <w:rFonts w:cs="Calibri" w:ascii="FreeSerif" w:hAnsi="FreeSerif"/>
            <w:color w:val="000000"/>
            <w:sz w:val="24"/>
            <w:szCs w:val="24"/>
            <w:lang w:val="en-GB"/>
          </w:rPr>
          <w:delText>0</w:delText>
        </w:r>
      </w:del>
      <w:r>
        <w:rPr>
          <w:rFonts w:cs="Calibri" w:ascii="FreeSerif" w:hAnsi="FreeSerif"/>
          <w:color w:val="000000"/>
          <w:sz w:val="24"/>
          <w:szCs w:val="24"/>
          <w:lang w:val="en-GB"/>
        </w:rPr>
        <w:t xml:space="preserve">) </w:t>
      </w:r>
      <w:r>
        <w:rPr>
          <w:rFonts w:cs="Calibri" w:ascii="FreeSerif" w:hAnsi="FreeSerif"/>
          <w:color w:val="000000"/>
          <w:sz w:val="24"/>
          <w:szCs w:val="24"/>
          <w:highlight w:val="red"/>
          <w:lang w:val="en-GB"/>
        </w:rPr>
        <w:t>[link to questionnaire]</w:t>
      </w:r>
      <w:r>
        <w:rPr>
          <w:rFonts w:cs="Calibri" w:ascii="FreeSerif" w:hAnsi="FreeSerif"/>
          <w:color w:val="000000"/>
          <w:sz w:val="24"/>
          <w:szCs w:val="24"/>
          <w:lang w:val="en-GB"/>
        </w:rPr>
        <w:t>.</w:t>
      </w:r>
    </w:p>
    <w:p>
      <w:pPr>
        <w:pStyle w:val="Normal"/>
        <w:rPr>
          <w:rFonts w:ascii="FreeSerif" w:hAnsi="FreeSerif" w:cs="Calibri"/>
          <w:color w:val="000000"/>
          <w:sz w:val="24"/>
          <w:szCs w:val="24"/>
          <w:lang w:val="en-GB"/>
        </w:rPr>
      </w:pPr>
      <w:r>
        <w:rPr>
          <w:rFonts w:cs="Calibri" w:ascii="FreeSerif" w:hAnsi="FreeSerif"/>
          <w:color w:val="000000"/>
          <w:sz w:val="24"/>
          <w:szCs w:val="24"/>
          <w:lang w:val="en-GB"/>
        </w:rPr>
        <w:t xml:space="preserve">These data were gathered by asking the </w:t>
      </w:r>
      <w:hyperlink w:anchor="_toc162">
        <w:r>
          <w:rPr>
            <w:rStyle w:val="InternetLink"/>
            <w:rFonts w:cs="Calibri" w:ascii="FreeSerif" w:hAnsi="FreeSerif"/>
            <w:color w:val="000000"/>
            <w:sz w:val="24"/>
            <w:szCs w:val="24"/>
            <w:lang w:val="en-GB"/>
          </w:rPr>
          <w:t>contributors</w:t>
        </w:r>
      </w:hyperlink>
      <w:r>
        <w:rPr>
          <w:rFonts w:cs="Calibri" w:ascii="FreeSerif" w:hAnsi="FreeSerif"/>
          <w:color w:val="000000"/>
          <w:sz w:val="24"/>
          <w:szCs w:val="24"/>
          <w:lang w:val="en-GB"/>
        </w:rPr>
        <w:t xml:space="preserve"> to look for instances of grammaticalization with these source concepts in their respective languages.</w:t>
      </w:r>
    </w:p>
    <w:p>
      <w:pPr>
        <w:pStyle w:val="Normal"/>
        <w:rPr>
          <w:rFonts w:ascii="FreeSerif" w:hAnsi="FreeSerif" w:cs="Calibri"/>
          <w:color w:val="000000"/>
          <w:sz w:val="24"/>
          <w:szCs w:val="24"/>
          <w:lang w:val="en-GB"/>
        </w:rPr>
      </w:pPr>
      <w:r>
        <w:rPr>
          <w:rFonts w:cs="Calibri" w:ascii="FreeSerif" w:hAnsi="FreeSerif"/>
          <w:color w:val="000000"/>
          <w:sz w:val="24"/>
          <w:szCs w:val="24"/>
          <w:lang w:val="en-GB"/>
        </w:rPr>
      </w:r>
    </w:p>
    <w:p>
      <w:pPr>
        <w:pStyle w:val="Normal"/>
        <w:rPr>
          <w:rFonts w:ascii="FreeSerif" w:hAnsi="FreeSerif"/>
          <w:color w:val="000000"/>
          <w:sz w:val="24"/>
          <w:szCs w:val="24"/>
          <w:lang w:val="en-US"/>
        </w:rPr>
      </w:pPr>
      <w:r>
        <w:rPr>
          <w:rFonts w:cs="Calibri" w:ascii="FreeSerif" w:hAnsi="FreeSerif"/>
          <w:b/>
          <w:bCs/>
          <w:color w:val="000000"/>
          <w:sz w:val="24"/>
          <w:szCs w:val="24"/>
          <w:lang w:val="en-GB"/>
        </w:rPr>
        <w:t xml:space="preserve">Table </w:t>
      </w:r>
      <w:r>
        <w:rPr>
          <w:rFonts w:cs="Calibri" w:ascii="FreeSerif" w:hAnsi="FreeSerif"/>
          <w:b/>
          <w:bCs/>
          <w:color w:val="000000"/>
          <w:sz w:val="24"/>
          <w:szCs w:val="24"/>
          <w:lang w:val="en-GB"/>
        </w:rPr>
        <w:t>2</w:t>
      </w:r>
      <w:r>
        <w:rPr>
          <w:rFonts w:cs="Calibri" w:ascii="FreeSerif" w:hAnsi="FreeSerif"/>
          <w:color w:val="000000"/>
          <w:sz w:val="24"/>
          <w:szCs w:val="24"/>
          <w:lang w:val="en-GB"/>
        </w:rPr>
        <w:t>:</w:t>
      </w:r>
      <w:r>
        <w:rPr>
          <w:rFonts w:cs="Calibri" w:ascii="FreeSerif" w:hAnsi="FreeSerif"/>
          <w:color w:val="000000"/>
          <w:sz w:val="24"/>
          <w:szCs w:val="24"/>
          <w:lang w:val="en-GB"/>
        </w:rPr>
        <w:t xml:space="preserve"> </w:t>
      </w:r>
      <w:r>
        <w:rPr>
          <w:rFonts w:eastAsia="SimSun" w:cs="Times New Roman" w:ascii="FreeSerif" w:hAnsi="FreeSerif"/>
          <w:color w:val="000000"/>
          <w:sz w:val="24"/>
          <w:szCs w:val="24"/>
          <w:lang w:val="en-US" w:eastAsia="de-DE"/>
        </w:rPr>
        <w:t>30 source concepts (Bisang et al. 2020b: 97-101; with reference to Heine and Kuteva 2002).</w:t>
      </w:r>
    </w:p>
    <w:tbl>
      <w:tblPr>
        <w:tblW w:w="6842" w:type="dxa"/>
        <w:jc w:val="left"/>
        <w:tblInd w:w="321" w:type="dxa"/>
        <w:tblCellMar>
          <w:top w:w="0" w:type="dxa"/>
          <w:left w:w="108" w:type="dxa"/>
          <w:bottom w:w="0" w:type="dxa"/>
          <w:right w:w="108" w:type="dxa"/>
        </w:tblCellMar>
        <w:tblLook w:val="04a0" w:noHBand="0" w:noVBand="1" w:firstColumn="1" w:lastRow="0" w:lastColumn="0" w:firstRow="1"/>
      </w:tblPr>
      <w:tblGrid>
        <w:gridCol w:w="1442"/>
        <w:gridCol w:w="5399"/>
      </w:tblGrid>
      <w:tr>
        <w:trPr/>
        <w:tc>
          <w:tcPr>
            <w:tcW w:w="144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i/>
                <w:color w:val="000000"/>
                <w:sz w:val="24"/>
                <w:szCs w:val="24"/>
                <w:lang w:val="en-US" w:eastAsia="de-DE"/>
              </w:rPr>
              <w:t>No</w:t>
            </w:r>
          </w:p>
        </w:tc>
        <w:tc>
          <w:tcPr>
            <w:tcW w:w="53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i/>
                <w:color w:val="000000"/>
                <w:sz w:val="24"/>
                <w:szCs w:val="24"/>
                <w:lang w:val="en-US" w:eastAsia="de-DE"/>
              </w:rPr>
              <w:t>Source Concept</w:t>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arrive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back</w:t>
            </w:r>
            <w:r>
              <w:rPr>
                <w:rFonts w:eastAsia="SimSun" w:cs="Times New Roman" w:ascii="FreeSerif" w:hAnsi="FreeSerif"/>
                <w:color w:val="000000"/>
                <w:sz w:val="24"/>
                <w:szCs w:val="24"/>
                <w:lang w:val="en-US" w:eastAsia="de-DE"/>
              </w:rPr>
              <w:t xml:space="preserve"> (body part)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3.</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body</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4.</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child</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5.</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come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6.</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copula</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7.</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demonstrative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8.</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do</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9.</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fall</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10.</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finish</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11.</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follow</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12.</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get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13.</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give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14.</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go</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15.</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hand</w:t>
            </w:r>
            <w:r>
              <w:rPr>
                <w:rFonts w:eastAsia="SimSun" w:cs="Times New Roman" w:ascii="FreeSerif" w:hAnsi="FreeSerif"/>
                <w:color w:val="000000"/>
                <w:sz w:val="24"/>
                <w:szCs w:val="24"/>
                <w:lang w:val="en-US" w:eastAsia="de-DE"/>
              </w:rPr>
              <w:t xml:space="preserve"> (body part)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16.</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head</w:t>
            </w:r>
            <w:r>
              <w:rPr>
                <w:rFonts w:eastAsia="SimSun" w:cs="Times New Roman" w:ascii="FreeSerif" w:hAnsi="FreeSerif"/>
                <w:color w:val="000000"/>
                <w:sz w:val="24"/>
                <w:szCs w:val="24"/>
                <w:lang w:val="en-US" w:eastAsia="de-DE"/>
              </w:rPr>
              <w:t xml:space="preserve"> (body part)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17.</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here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18.</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leave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19.</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live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20.</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love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21.</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man</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22.</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one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23.</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say</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24.</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see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25.</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side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26.</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sit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27.</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take</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28.</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thing</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29.</w:t>
            </w:r>
          </w:p>
        </w:tc>
        <w:tc>
          <w:tcPr>
            <w:tcW w:w="5399" w:type="dxa"/>
            <w:vMerge w:val="restart"/>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want</w:t>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c>
          <w:tcPr>
            <w:tcW w:w="5399" w:type="dxa"/>
            <w:vMerge w:val="continue"/>
            <w:tcBorders>
              <w:top w:val="single" w:sz="4" w:space="0" w:color="000000"/>
              <w:left w:val="single" w:sz="4" w:space="0" w:color="000000"/>
              <w:bottom w:val="single" w:sz="4" w:space="0" w:color="000000"/>
              <w:right w:val="single" w:sz="4" w:space="0" w:color="000000"/>
            </w:tcBorders>
          </w:tcPr>
          <w:p>
            <w:pPr>
              <w:pStyle w:val="Normal"/>
              <w:spacing w:before="0" w:after="160"/>
              <w:rPr>
                <w:rFonts w:ascii="FreeSerif" w:hAnsi="FreeSerif"/>
                <w:color w:val="000000"/>
                <w:sz w:val="24"/>
                <w:szCs w:val="24"/>
              </w:rPr>
            </w:pPr>
            <w:r>
              <w:rPr>
                <w:rFonts w:ascii="FreeSerif" w:hAnsi="FreeSerif"/>
                <w:color w:val="000000"/>
                <w:sz w:val="24"/>
                <w:szCs w:val="24"/>
              </w:rPr>
            </w:r>
          </w:p>
        </w:tc>
      </w:tr>
      <w:tr>
        <w:trPr/>
        <w:tc>
          <w:tcPr>
            <w:tcW w:w="144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color w:val="000000"/>
                <w:sz w:val="24"/>
                <w:szCs w:val="24"/>
                <w:lang w:val="en-US" w:eastAsia="de-DE"/>
              </w:rPr>
              <w:t>30.</w:t>
            </w:r>
          </w:p>
        </w:tc>
        <w:tc>
          <w:tcPr>
            <w:tcW w:w="539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rFonts w:ascii="FreeSerif" w:hAnsi="FreeSerif"/>
                <w:color w:val="000000"/>
                <w:sz w:val="24"/>
                <w:szCs w:val="24"/>
              </w:rPr>
            </w:pPr>
            <w:r>
              <w:rPr>
                <w:rFonts w:eastAsia="SimSun" w:cs="Times New Roman" w:ascii="FreeSerif" w:hAnsi="FreeSerif"/>
                <w:smallCaps/>
                <w:color w:val="000000"/>
                <w:sz w:val="24"/>
                <w:szCs w:val="24"/>
                <w:lang w:val="en-US" w:eastAsia="de-DE"/>
              </w:rPr>
              <w:t>woman</w:t>
            </w:r>
          </w:p>
        </w:tc>
      </w:tr>
    </w:tbl>
    <w:p>
      <w:pPr>
        <w:pStyle w:val="Normal"/>
        <w:rPr>
          <w:rFonts w:ascii="FreeSerif" w:hAnsi="FreeSerif" w:cs="Calibri"/>
          <w:color w:val="000000"/>
          <w:sz w:val="24"/>
          <w:szCs w:val="24"/>
          <w:lang w:val="en-GB"/>
        </w:rPr>
      </w:pPr>
      <w:r>
        <w:rPr>
          <w:rFonts w:cs="Calibri" w:ascii="FreeSerif" w:hAnsi="FreeSerif"/>
          <w:color w:val="000000"/>
          <w:sz w:val="24"/>
          <w:szCs w:val="24"/>
          <w:lang w:val="en-GB"/>
        </w:rPr>
      </w:r>
    </w:p>
    <w:p>
      <w:pPr>
        <w:pStyle w:val="Normal"/>
        <w:rPr>
          <w:rFonts w:ascii="FreeSerif" w:hAnsi="FreeSerif"/>
          <w:color w:val="000000"/>
          <w:sz w:val="24"/>
          <w:szCs w:val="24"/>
          <w:lang w:val="en-US"/>
        </w:rPr>
      </w:pPr>
      <w:r>
        <w:rPr>
          <w:rFonts w:cs="Calibri" w:ascii="FreeSerif" w:hAnsi="FreeSerif"/>
          <w:color w:val="000000"/>
          <w:sz w:val="24"/>
          <w:szCs w:val="24"/>
          <w:lang w:val="en-GB"/>
        </w:rPr>
        <w:t xml:space="preserve">Thus, by searching only for SL30 items there is a possibility to browse a comparative list (even though by the nature of grammaticalization, it may not be exhaustive: </w:t>
      </w:r>
      <w:ins w:id="144" w:author="Bisang, Prof. Dr. Walter" w:date="2022-01-24T23:48:00Z">
        <w:r>
          <w:rPr>
            <w:rFonts w:cs="Calibri" w:ascii="FreeSerif" w:hAnsi="FreeSerif"/>
            <w:color w:val="000000"/>
            <w:sz w:val="24"/>
            <w:szCs w:val="24"/>
            <w:lang w:val="en-GB"/>
          </w:rPr>
          <w:t>the absence of a</w:t>
        </w:r>
      </w:ins>
      <w:del w:id="145" w:author="Bisang, Prof. Dr. Walter" w:date="2022-01-24T23:48:00Z">
        <w:r>
          <w:rPr>
            <w:rFonts w:cs="Calibri" w:ascii="FreeSerif" w:hAnsi="FreeSerif"/>
            <w:color w:val="000000"/>
            <w:sz w:val="24"/>
            <w:szCs w:val="24"/>
            <w:lang w:val="en-GB"/>
          </w:rPr>
          <w:delText>that a</w:delText>
        </w:r>
      </w:del>
      <w:r>
        <w:rPr>
          <w:rFonts w:cs="Calibri" w:ascii="FreeSerif" w:hAnsi="FreeSerif"/>
          <w:color w:val="000000"/>
          <w:sz w:val="24"/>
          <w:szCs w:val="24"/>
          <w:lang w:val="en-GB"/>
        </w:rPr>
        <w:t xml:space="preserve"> certain source</w:t>
      </w:r>
      <w:del w:id="146" w:author="Bisang, Prof. Dr. Walter" w:date="2022-01-24T23:48:00Z">
        <w:r>
          <w:rPr>
            <w:rFonts w:cs="Calibri" w:ascii="FreeSerif" w:hAnsi="FreeSerif"/>
            <w:color w:val="000000"/>
            <w:sz w:val="24"/>
            <w:szCs w:val="24"/>
            <w:lang w:val="en-GB"/>
          </w:rPr>
          <w:delText xml:space="preserve"> is not attested</w:delText>
        </w:r>
      </w:del>
      <w:r>
        <w:rPr>
          <w:rFonts w:cs="Calibri" w:ascii="FreeSerif" w:hAnsi="FreeSerif"/>
          <w:color w:val="000000"/>
          <w:sz w:val="24"/>
          <w:szCs w:val="24"/>
          <w:lang w:val="en-GB"/>
        </w:rPr>
        <w:t xml:space="preserve"> in the database for a given language </w:t>
      </w:r>
      <w:ins w:id="147" w:author="Bisang, Prof. Dr. Walter" w:date="2022-01-24T23:49:00Z">
        <w:r>
          <w:rPr>
            <w:rFonts w:cs="Calibri" w:ascii="FreeSerif" w:hAnsi="FreeSerif"/>
            <w:color w:val="000000"/>
            <w:sz w:val="24"/>
            <w:szCs w:val="24"/>
            <w:lang w:val="en-GB"/>
          </w:rPr>
          <w:t xml:space="preserve">does not </w:t>
        </w:r>
      </w:ins>
      <w:del w:id="148" w:author="Bisang, Prof. Dr. Walter" w:date="2022-01-24T23:49:00Z">
        <w:r>
          <w:rPr>
            <w:rFonts w:cs="Calibri" w:ascii="FreeSerif" w:hAnsi="FreeSerif"/>
            <w:color w:val="000000"/>
            <w:sz w:val="24"/>
            <w:szCs w:val="24"/>
            <w:lang w:val="en-GB"/>
          </w:rPr>
          <w:delText>can</w:delText>
        </w:r>
      </w:del>
      <w:del w:id="149" w:author="Bisang, Prof. Dr. Walter" w:date="2022-01-24T23:48:00Z">
        <w:r>
          <w:rPr>
            <w:rFonts w:cs="Calibri" w:ascii="FreeSerif" w:hAnsi="FreeSerif"/>
            <w:color w:val="000000"/>
            <w:sz w:val="24"/>
            <w:szCs w:val="24"/>
            <w:lang w:val="en-GB"/>
          </w:rPr>
          <w:delText xml:space="preserve"> </w:delText>
        </w:r>
      </w:del>
      <w:del w:id="150" w:author="Bisang, Prof. Dr. Walter" w:date="2022-01-24T23:49:00Z">
        <w:r>
          <w:rPr>
            <w:rFonts w:cs="Calibri" w:ascii="FreeSerif" w:hAnsi="FreeSerif"/>
            <w:color w:val="000000"/>
            <w:sz w:val="24"/>
            <w:szCs w:val="24"/>
            <w:lang w:val="en-GB"/>
          </w:rPr>
          <w:delText xml:space="preserve">not be taken as </w:delText>
        </w:r>
      </w:del>
      <w:r>
        <w:rPr>
          <w:rFonts w:cs="Calibri" w:ascii="FreeSerif" w:hAnsi="FreeSerif"/>
          <w:color w:val="000000"/>
          <w:sz w:val="24"/>
          <w:szCs w:val="24"/>
          <w:lang w:val="en-GB"/>
        </w:rPr>
        <w:t xml:space="preserve">warrant </w:t>
      </w:r>
      <w:ins w:id="151" w:author="Bisang, Prof. Dr. Walter" w:date="2022-01-24T23:50:00Z">
        <w:r>
          <w:rPr>
            <w:rFonts w:cs="Calibri" w:ascii="FreeSerif" w:hAnsi="FreeSerif"/>
            <w:color w:val="000000"/>
            <w:sz w:val="24"/>
            <w:szCs w:val="24"/>
            <w:lang w:val="en-GB"/>
          </w:rPr>
          <w:t>its</w:t>
        </w:r>
      </w:ins>
      <w:del w:id="152" w:author="Bisang, Prof. Dr. Walter" w:date="2022-01-24T23:50:00Z">
        <w:r>
          <w:rPr>
            <w:rFonts w:cs="Calibri" w:ascii="FreeSerif" w:hAnsi="FreeSerif"/>
            <w:color w:val="000000"/>
            <w:sz w:val="24"/>
            <w:szCs w:val="24"/>
            <w:lang w:val="en-GB"/>
          </w:rPr>
          <w:delText>for their</w:delText>
        </w:r>
      </w:del>
      <w:r>
        <w:rPr>
          <w:rFonts w:cs="Calibri" w:ascii="FreeSerif" w:hAnsi="FreeSerif"/>
          <w:color w:val="000000"/>
          <w:sz w:val="24"/>
          <w:szCs w:val="24"/>
          <w:lang w:val="en-GB"/>
        </w:rPr>
        <w:t xml:space="preserve"> non-existence).</w:t>
      </w:r>
    </w:p>
    <w:p>
      <w:pPr>
        <w:pStyle w:val="Normal"/>
        <w:rPr>
          <w:rFonts w:ascii="FreeSerif" w:hAnsi="FreeSerif" w:cs="Calibri"/>
          <w:color w:val="000000"/>
          <w:sz w:val="24"/>
          <w:szCs w:val="24"/>
          <w:lang w:val="en-GB"/>
        </w:rPr>
      </w:pPr>
      <w:r>
        <w:rPr>
          <w:rFonts w:cs="Calibri" w:ascii="FreeSerif" w:hAnsi="FreeSerif"/>
          <w:color w:val="000000"/>
          <w:sz w:val="24"/>
          <w:szCs w:val="24"/>
          <w:lang w:val="en-GB"/>
        </w:rPr>
      </w:r>
    </w:p>
    <w:p>
      <w:pPr>
        <w:pStyle w:val="Heading3"/>
        <w:rPr>
          <w:rFonts w:ascii="FreeSerif" w:hAnsi="FreeSerif"/>
          <w:color w:val="000000"/>
          <w:lang w:val="en-US"/>
        </w:rPr>
      </w:pPr>
      <w:bookmarkStart w:id="35" w:name="__RefHeading___Toc5567_604395922"/>
      <w:bookmarkStart w:id="36" w:name="_toc1587"/>
      <w:bookmarkEnd w:id="35"/>
      <w:bookmarkEnd w:id="36"/>
      <w:r>
        <w:rPr>
          <w:rFonts w:ascii="FreeSerif" w:hAnsi="FreeSerif"/>
          <w:color w:val="000000"/>
          <w:lang w:val="en-GB"/>
        </w:rPr>
        <w:t>2</w:t>
      </w:r>
      <w:bookmarkStart w:id="37" w:name="_Toc41224850"/>
      <w:r>
        <w:rPr>
          <w:rFonts w:ascii="FreeSerif" w:hAnsi="FreeSerif"/>
          <w:color w:val="000000"/>
          <w:lang w:val="en-GB"/>
        </w:rPr>
        <w:t>.2.3 Data source</w:t>
      </w:r>
      <w:bookmarkEnd w:id="37"/>
    </w:p>
    <w:p>
      <w:pPr>
        <w:pStyle w:val="Normal"/>
        <w:rPr>
          <w:lang w:val="en-US"/>
        </w:rPr>
      </w:pPr>
      <w:r>
        <w:rPr>
          <w:rFonts w:cs="Calibri" w:ascii="FreeSerif" w:hAnsi="FreeSerif"/>
          <w:bCs/>
          <w:color w:val="000000"/>
          <w:sz w:val="24"/>
          <w:szCs w:val="24"/>
          <w:lang w:val="en-GB"/>
        </w:rPr>
        <w:t xml:space="preserve">This indicates, whether or not the path is explicitly described in the </w:t>
      </w:r>
      <w:hyperlink r:id="rId19">
        <w:ins w:id="153" w:author="Bisang, Prof. Dr. Walter" w:date="2022-01-24T23:50:00Z">
          <w:r>
            <w:rPr>
              <w:rStyle w:val="InternetLink"/>
              <w:rFonts w:cs="Calibri" w:ascii="FreeSerif" w:hAnsi="FreeSerif"/>
              <w:bCs/>
              <w:color w:val="000000"/>
              <w:sz w:val="24"/>
              <w:szCs w:val="24"/>
              <w:lang w:val="en-GB"/>
            </w:rPr>
            <w:t>H</w:t>
          </w:r>
        </w:ins>
      </w:hyperlink>
      <w:hyperlink r:id="rId20">
        <w:del w:id="154" w:author="Bisang, Prof. Dr. Walter" w:date="2022-01-24T23:50:00Z">
          <w:r>
            <w:rPr>
              <w:rStyle w:val="InternetLink"/>
              <w:rFonts w:cs="Calibri" w:ascii="FreeSerif" w:hAnsi="FreeSerif"/>
              <w:bCs/>
              <w:color w:val="000000"/>
              <w:sz w:val="24"/>
              <w:szCs w:val="24"/>
              <w:lang w:val="en-GB"/>
            </w:rPr>
            <w:delText>h</w:delText>
          </w:r>
        </w:del>
      </w:hyperlink>
      <w:hyperlink r:id="rId21">
        <w:r>
          <w:rPr>
            <w:rStyle w:val="InternetLink"/>
            <w:rFonts w:cs="Calibri" w:ascii="FreeSerif" w:hAnsi="FreeSerif"/>
            <w:bCs/>
            <w:color w:val="000000"/>
            <w:sz w:val="24"/>
            <w:szCs w:val="24"/>
            <w:lang w:val="en-GB"/>
          </w:rPr>
          <w:t>andbook</w:t>
        </w:r>
      </w:hyperlink>
      <w:r>
        <w:rPr>
          <w:rFonts w:cs="Calibri" w:ascii="FreeSerif" w:hAnsi="FreeSerif"/>
          <w:bCs/>
          <w:color w:val="000000"/>
          <w:sz w:val="24"/>
          <w:szCs w:val="24"/>
          <w:lang w:val="en-GB"/>
        </w:rPr>
        <w:t xml:space="preserve"> (Bisang &amp; Malchukov 2020, eds.).</w:t>
      </w:r>
    </w:p>
    <w:p>
      <w:pPr>
        <w:pStyle w:val="Normal"/>
        <w:rPr>
          <w:rFonts w:ascii="FreeSerif" w:hAnsi="FreeSerif"/>
          <w:color w:val="000000"/>
          <w:sz w:val="24"/>
          <w:szCs w:val="24"/>
          <w:lang w:val="en-US"/>
        </w:rPr>
      </w:pPr>
      <w:r>
        <w:rPr>
          <w:rFonts w:cs="Calibri" w:ascii="FreeSerif" w:hAnsi="FreeSerif"/>
          <w:bCs/>
          <w:color w:val="000000"/>
          <w:sz w:val="24"/>
          <w:szCs w:val="24"/>
          <w:lang w:val="en-GB"/>
        </w:rPr>
        <w:t xml:space="preserve">In case the path can be found in the </w:t>
      </w:r>
      <w:ins w:id="155" w:author="Bisang, Prof. Dr. Walter" w:date="2022-01-24T23:50:00Z">
        <w:r>
          <w:rPr>
            <w:rFonts w:cs="Calibri" w:ascii="FreeSerif" w:hAnsi="FreeSerif"/>
            <w:bCs/>
            <w:color w:val="000000"/>
            <w:sz w:val="24"/>
            <w:szCs w:val="24"/>
            <w:lang w:val="en-GB"/>
          </w:rPr>
          <w:t>H</w:t>
        </w:r>
      </w:ins>
      <w:del w:id="156" w:author="Bisang, Prof. Dr. Walter" w:date="2022-01-24T23:50:00Z">
        <w:r>
          <w:rPr>
            <w:rFonts w:cs="Calibri" w:ascii="FreeSerif" w:hAnsi="FreeSerif"/>
            <w:bCs/>
            <w:color w:val="000000"/>
            <w:sz w:val="24"/>
            <w:szCs w:val="24"/>
            <w:lang w:val="en-GB"/>
          </w:rPr>
          <w:delText>h</w:delText>
        </w:r>
      </w:del>
      <w:r>
        <w:rPr>
          <w:rFonts w:cs="Calibri" w:ascii="FreeSerif" w:hAnsi="FreeSerif"/>
          <w:bCs/>
          <w:color w:val="000000"/>
          <w:sz w:val="24"/>
          <w:szCs w:val="24"/>
          <w:lang w:val="en-GB"/>
        </w:rPr>
        <w:t>andbook, some issues explained in the respective chapter might not be commented on explicitly in the database.</w:t>
      </w:r>
    </w:p>
    <w:p>
      <w:pPr>
        <w:pStyle w:val="Normal"/>
        <w:rPr>
          <w:rFonts w:ascii="FreeSerif" w:hAnsi="FreeSerif" w:cs="Calibri"/>
          <w:bCs/>
          <w:color w:val="000000"/>
          <w:sz w:val="24"/>
          <w:szCs w:val="24"/>
          <w:lang w:val="en-GB"/>
        </w:rPr>
      </w:pPr>
      <w:r>
        <w:rPr>
          <w:rFonts w:cs="Calibri" w:ascii="FreeSerif" w:hAnsi="FreeSerif"/>
          <w:bCs/>
          <w:color w:val="000000"/>
          <w:sz w:val="24"/>
          <w:szCs w:val="24"/>
          <w:lang w:val="en-GB"/>
        </w:rPr>
      </w:r>
    </w:p>
    <w:p>
      <w:pPr>
        <w:pStyle w:val="Heading3"/>
        <w:rPr>
          <w:rFonts w:ascii="FreeSerif" w:hAnsi="FreeSerif"/>
          <w:color w:val="000000"/>
          <w:lang w:val="en-US"/>
        </w:rPr>
      </w:pPr>
      <w:bookmarkStart w:id="38" w:name="__RefHeading___Toc5569_604395922"/>
      <w:bookmarkStart w:id="39" w:name="_toc1591"/>
      <w:bookmarkEnd w:id="38"/>
      <w:bookmarkEnd w:id="39"/>
      <w:r>
        <w:rPr>
          <w:rFonts w:ascii="FreeSerif" w:hAnsi="FreeSerif"/>
          <w:color w:val="000000"/>
          <w:lang w:val="en-GB"/>
        </w:rPr>
        <w:t>2</w:t>
      </w:r>
      <w:bookmarkStart w:id="40" w:name="_Toc41224851"/>
      <w:r>
        <w:rPr>
          <w:rFonts w:ascii="FreeSerif" w:hAnsi="FreeSerif"/>
          <w:color w:val="000000"/>
          <w:lang w:val="en-GB"/>
        </w:rPr>
        <w:t>.2.4 Author(s)</w:t>
      </w:r>
      <w:bookmarkEnd w:id="40"/>
    </w:p>
    <w:p>
      <w:pPr>
        <w:pStyle w:val="Normal"/>
        <w:rPr>
          <w:lang w:val="en-US"/>
        </w:rPr>
      </w:pPr>
      <w:r>
        <w:rPr>
          <w:rFonts w:cs="Calibri" w:ascii="FreeSerif" w:hAnsi="FreeSerif"/>
          <w:bCs/>
          <w:color w:val="000000"/>
          <w:sz w:val="24"/>
          <w:szCs w:val="24"/>
          <w:lang w:val="en-GB"/>
        </w:rPr>
        <w:t xml:space="preserve">In this column, the researcher(s) who provided the information on the path are mentioned with their last name. Their full name is given in the </w:t>
      </w:r>
      <w:r>
        <w:rPr>
          <w:rFonts w:cs="Calibri" w:ascii="FreeSerif" w:hAnsi="FreeSerif"/>
          <w:color w:val="000000"/>
          <w:sz w:val="24"/>
          <w:szCs w:val="24"/>
          <w:lang w:val="en-GB"/>
        </w:rPr>
        <w:t xml:space="preserve">list of </w:t>
      </w:r>
      <w:hyperlink w:anchor="_toc73">
        <w:r>
          <w:rPr>
            <w:rStyle w:val="InternetLink"/>
            <w:rFonts w:cs="Calibri" w:ascii="FreeSerif" w:hAnsi="FreeSerif"/>
            <w:color w:val="000000"/>
            <w:sz w:val="24"/>
            <w:szCs w:val="24"/>
            <w:lang w:val="en-GB"/>
          </w:rPr>
          <w:t>contributors</w:t>
        </w:r>
      </w:hyperlink>
      <w:r>
        <w:rPr>
          <w:rFonts w:cs="Calibri" w:ascii="FreeSerif" w:hAnsi="FreeSerif"/>
          <w:b/>
          <w:bCs/>
          <w:color w:val="000000"/>
          <w:sz w:val="24"/>
          <w:szCs w:val="24"/>
          <w:lang w:val="en-GB"/>
        </w:rPr>
        <w:t>.</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lang w:val="en-US"/>
        </w:rPr>
      </w:pPr>
      <w:bookmarkStart w:id="41" w:name="__RefHeading___Toc5571_604395922"/>
      <w:bookmarkStart w:id="42" w:name="_toc1594"/>
      <w:bookmarkEnd w:id="41"/>
      <w:bookmarkEnd w:id="42"/>
      <w:r>
        <w:rPr>
          <w:rFonts w:ascii="FreeSerif" w:hAnsi="FreeSerif"/>
          <w:color w:val="000000"/>
          <w:lang w:val="en-GB"/>
        </w:rPr>
        <w:t>2</w:t>
      </w:r>
      <w:bookmarkStart w:id="43" w:name="_Toc41224852"/>
      <w:r>
        <w:rPr>
          <w:rFonts w:ascii="FreeSerif" w:hAnsi="FreeSerif"/>
          <w:color w:val="000000"/>
          <w:lang w:val="en-GB"/>
        </w:rPr>
        <w:t>.2.5 Macro-area (Dryer)</w:t>
      </w:r>
      <w:bookmarkEnd w:id="43"/>
    </w:p>
    <w:p>
      <w:pPr>
        <w:pStyle w:val="Normal"/>
        <w:rPr>
          <w:lang w:val="en-US"/>
        </w:rPr>
      </w:pPr>
      <w:r>
        <w:rPr>
          <w:rFonts w:cs="Calibri" w:ascii="FreeSerif" w:hAnsi="FreeSerif"/>
          <w:color w:val="000000"/>
          <w:sz w:val="24"/>
          <w:szCs w:val="24"/>
          <w:lang w:val="en-GB"/>
        </w:rPr>
        <w:t xml:space="preserve">The division into 6 Macro-Areas (Africa, Eurasia [excluding southeast Asia], Southeast Asia &amp; Oceania, Australia-New Guinea, North America and South America) as proposed by Dryer (1992). This distribution is widespread, and e.g. was used in the original version of </w:t>
      </w:r>
      <w:hyperlink r:id="rId22">
        <w:r>
          <w:rPr>
            <w:rStyle w:val="InternetLink"/>
            <w:rFonts w:cs="Calibri" w:ascii="FreeSerif" w:hAnsi="FreeSerif"/>
            <w:color w:val="000000"/>
            <w:sz w:val="24"/>
            <w:szCs w:val="24"/>
            <w:lang w:val="en-GB"/>
          </w:rPr>
          <w:t>WALS</w:t>
        </w:r>
      </w:hyperlink>
      <w:r>
        <w:rPr>
          <w:rFonts w:cs="Calibri" w:ascii="FreeSerif" w:hAnsi="FreeSerif"/>
          <w:color w:val="000000"/>
          <w:sz w:val="24"/>
          <w:szCs w:val="24"/>
          <w:lang w:val="en-GB"/>
        </w:rPr>
        <w:t xml:space="preserve"> (cf. Hammarström &amp; Donohue 2014:3).</w:t>
      </w:r>
    </w:p>
    <w:p>
      <w:pPr>
        <w:pStyle w:val="Normal"/>
        <w:rPr>
          <w:rFonts w:ascii="FreeSerif" w:hAnsi="FreeSerif"/>
          <w:color w:val="000000"/>
          <w:sz w:val="24"/>
          <w:szCs w:val="24"/>
          <w:lang w:val="en-US"/>
        </w:rPr>
      </w:pPr>
      <w:r>
        <w:rPr>
          <w:rFonts w:cs="Calibri" w:ascii="FreeSerif" w:hAnsi="FreeSerif"/>
          <w:color w:val="000000"/>
          <w:sz w:val="24"/>
          <w:szCs w:val="24"/>
          <w:lang w:val="en-GB"/>
        </w:rPr>
        <w:t>Dryer (1992: 84-85) mentions that the choice of areas and their boundaries was somewhat arbitrary, and that he does not claim those areas to be linguistic areas. His goal was to have areas that appear roughly comparable in genetic and typological diversity.</w:t>
      </w:r>
    </w:p>
    <w:p>
      <w:pPr>
        <w:pStyle w:val="Normal"/>
        <w:rPr>
          <w:rFonts w:ascii="FreeSerif" w:hAnsi="FreeSerif"/>
          <w:color w:val="000000"/>
          <w:sz w:val="24"/>
          <w:szCs w:val="24"/>
          <w:lang w:val="en-US"/>
        </w:rPr>
      </w:pPr>
      <w:r>
        <w:rPr>
          <w:rFonts w:cs="Calibri" w:ascii="FreeSerif" w:hAnsi="FreeSerif"/>
          <w:color w:val="000000"/>
          <w:sz w:val="24"/>
          <w:szCs w:val="24"/>
          <w:lang w:val="en-GB"/>
        </w:rPr>
        <w:t>Note that there is some ‘leakage’ where areas flow into each other (Dryer 1992: 83):</w:t>
      </w:r>
    </w:p>
    <w:p>
      <w:pPr>
        <w:pStyle w:val="Normal"/>
        <w:numPr>
          <w:ilvl w:val="0"/>
          <w:numId w:val="16"/>
        </w:numPr>
        <w:rPr>
          <w:rFonts w:ascii="FreeSerif" w:hAnsi="FreeSerif"/>
          <w:color w:val="000000"/>
          <w:sz w:val="24"/>
          <w:szCs w:val="24"/>
          <w:lang w:val="en-US"/>
        </w:rPr>
      </w:pPr>
      <w:r>
        <w:rPr>
          <w:rFonts w:cs="Calibri" w:ascii="FreeSerif" w:hAnsi="FreeSerif"/>
          <w:color w:val="000000"/>
          <w:sz w:val="24"/>
          <w:szCs w:val="24"/>
          <w:lang w:val="en-GB"/>
        </w:rPr>
        <w:t>Africa includes the Semitic languages of southwest Asia</w:t>
      </w:r>
    </w:p>
    <w:p>
      <w:pPr>
        <w:pStyle w:val="Normal"/>
        <w:numPr>
          <w:ilvl w:val="0"/>
          <w:numId w:val="16"/>
        </w:numPr>
        <w:rPr>
          <w:rFonts w:ascii="FreeSerif" w:hAnsi="FreeSerif"/>
          <w:color w:val="000000"/>
          <w:sz w:val="24"/>
          <w:szCs w:val="24"/>
          <w:lang w:val="en-US"/>
        </w:rPr>
      </w:pPr>
      <w:r>
        <w:rPr>
          <w:rFonts w:cs="Calibri" w:ascii="FreeSerif" w:hAnsi="FreeSerif"/>
          <w:color w:val="000000"/>
          <w:sz w:val="24"/>
          <w:szCs w:val="24"/>
          <w:lang w:val="en-GB"/>
        </w:rPr>
        <w:t xml:space="preserve">Southeast Asia is defined by language families (Sino-Tibetan, Thai, and Mon-Khmer) </w:t>
      </w:r>
    </w:p>
    <w:p>
      <w:pPr>
        <w:pStyle w:val="Normal"/>
        <w:numPr>
          <w:ilvl w:val="0"/>
          <w:numId w:val="16"/>
        </w:numPr>
        <w:rPr>
          <w:rFonts w:ascii="FreeSerif" w:hAnsi="FreeSerif"/>
          <w:color w:val="000000"/>
          <w:sz w:val="24"/>
          <w:szCs w:val="24"/>
          <w:lang w:val="en-US"/>
        </w:rPr>
      </w:pPr>
      <w:r>
        <w:rPr>
          <w:rFonts w:cs="Calibri" w:ascii="FreeSerif" w:hAnsi="FreeSerif"/>
          <w:color w:val="000000"/>
          <w:sz w:val="24"/>
          <w:szCs w:val="24"/>
          <w:lang w:val="en-GB"/>
        </w:rPr>
        <w:t>Australia &amp; New Guinea excludes Austronesian languages of New Guinea</w:t>
      </w:r>
    </w:p>
    <w:p>
      <w:pPr>
        <w:pStyle w:val="Normal"/>
        <w:numPr>
          <w:ilvl w:val="0"/>
          <w:numId w:val="16"/>
        </w:numPr>
        <w:rPr>
          <w:rFonts w:ascii="FreeSerif" w:hAnsi="FreeSerif"/>
          <w:color w:val="000000"/>
          <w:sz w:val="24"/>
          <w:szCs w:val="24"/>
          <w:lang w:val="en-US"/>
        </w:rPr>
      </w:pPr>
      <w:r>
        <w:rPr>
          <w:rFonts w:cs="Calibri" w:ascii="FreeSerif" w:hAnsi="FreeSerif"/>
          <w:color w:val="000000"/>
          <w:sz w:val="24"/>
          <w:szCs w:val="24"/>
          <w:lang w:val="en-GB"/>
        </w:rPr>
        <w:t>North America includes Mayan and Aztecan languages in Central America, whereas South America encompasses languages in Central America except Mayan and Aztecan languages.</w:t>
      </w:r>
    </w:p>
    <w:p>
      <w:pPr>
        <w:pStyle w:val="Normal"/>
        <w:ind w:left="1440" w:hanging="0"/>
        <w:rPr>
          <w:rFonts w:cs="Calibri"/>
          <w:lang w:val="en-GB"/>
        </w:rPr>
      </w:pPr>
      <w:r>
        <w:rPr>
          <w:rFonts w:cs="Calibri"/>
          <w:lang w:val="en-GB"/>
        </w:rPr>
      </w:r>
    </w:p>
    <w:p>
      <w:pPr>
        <w:pStyle w:val="Heading3"/>
        <w:rPr>
          <w:rFonts w:ascii="FreeSerif" w:hAnsi="FreeSerif"/>
          <w:color w:val="000000"/>
          <w:lang w:val="en-US"/>
        </w:rPr>
      </w:pPr>
      <w:bookmarkStart w:id="44" w:name="__RefHeading___Toc5573_604395922"/>
      <w:bookmarkStart w:id="45" w:name="_toc1672"/>
      <w:bookmarkEnd w:id="44"/>
      <w:bookmarkEnd w:id="45"/>
      <w:r>
        <w:rPr>
          <w:rFonts w:ascii="FreeSerif" w:hAnsi="FreeSerif"/>
          <w:color w:val="000000"/>
          <w:lang w:val="en-GB"/>
        </w:rPr>
        <w:t>2</w:t>
      </w:r>
      <w:bookmarkStart w:id="46" w:name="_Toc41224853"/>
      <w:r>
        <w:rPr>
          <w:rFonts w:ascii="FreeSerif" w:hAnsi="FreeSerif"/>
          <w:color w:val="000000"/>
          <w:lang w:val="en-GB"/>
        </w:rPr>
        <w:t>.2.6 Macro-area (Hammarström/Donohue)</w:t>
      </w:r>
      <w:bookmarkEnd w:id="46"/>
    </w:p>
    <w:p>
      <w:pPr>
        <w:pStyle w:val="Normal"/>
        <w:rPr>
          <w:rFonts w:ascii="FreeSerif" w:hAnsi="FreeSerif"/>
          <w:color w:val="000000"/>
          <w:sz w:val="24"/>
          <w:szCs w:val="24"/>
          <w:lang w:val="en-US"/>
        </w:rPr>
      </w:pPr>
      <w:r>
        <w:rPr>
          <w:rFonts w:ascii="FreeSerif" w:hAnsi="FreeSerif"/>
          <w:color w:val="000000"/>
          <w:sz w:val="24"/>
          <w:szCs w:val="24"/>
          <w:lang w:val="en-GB"/>
        </w:rPr>
        <w:t>The second geographical pattern used for areal classification is the one presented by Hammarström &amp; Donohue (2014):</w:t>
      </w:r>
    </w:p>
    <w:p>
      <w:pPr>
        <w:pStyle w:val="Normal"/>
        <w:spacing w:lineRule="auto" w:line="240" w:before="0" w:after="0"/>
        <w:rPr>
          <w:rFonts w:ascii="FreeSerif" w:hAnsi="FreeSerif"/>
          <w:color w:val="000000"/>
          <w:sz w:val="24"/>
          <w:szCs w:val="24"/>
          <w:lang w:val="en-US"/>
        </w:rPr>
      </w:pPr>
      <w:r>
        <w:rPr>
          <w:rFonts w:cs="Times-Roman" w:ascii="FreeSerif" w:hAnsi="FreeSerif"/>
          <w:color w:val="000000"/>
          <w:sz w:val="24"/>
          <w:szCs w:val="24"/>
          <w:lang w:val="es-MX"/>
        </w:rPr>
        <w:t>Africa</w:t>
      </w:r>
    </w:p>
    <w:p>
      <w:pPr>
        <w:pStyle w:val="Normal"/>
        <w:spacing w:lineRule="auto" w:line="240" w:before="0" w:after="0"/>
        <w:rPr>
          <w:rFonts w:ascii="FreeSerif" w:hAnsi="FreeSerif"/>
          <w:color w:val="000000"/>
          <w:sz w:val="24"/>
          <w:szCs w:val="24"/>
          <w:lang w:val="en-US"/>
        </w:rPr>
      </w:pPr>
      <w:r>
        <w:rPr>
          <w:rFonts w:cs="Times-Roman" w:ascii="FreeSerif" w:hAnsi="FreeSerif"/>
          <w:color w:val="000000"/>
          <w:sz w:val="24"/>
          <w:szCs w:val="24"/>
          <w:lang w:val="es-MX"/>
        </w:rPr>
        <w:t>Australia</w:t>
      </w:r>
    </w:p>
    <w:p>
      <w:pPr>
        <w:pStyle w:val="Normal"/>
        <w:spacing w:lineRule="auto" w:line="240" w:before="0" w:after="0"/>
        <w:rPr>
          <w:rFonts w:ascii="FreeSerif" w:hAnsi="FreeSerif"/>
          <w:color w:val="000000"/>
          <w:sz w:val="24"/>
          <w:szCs w:val="24"/>
          <w:lang w:val="en-US"/>
        </w:rPr>
      </w:pPr>
      <w:r>
        <w:rPr>
          <w:rFonts w:cs="Times-Roman" w:ascii="FreeSerif" w:hAnsi="FreeSerif"/>
          <w:color w:val="000000"/>
          <w:sz w:val="24"/>
          <w:szCs w:val="24"/>
          <w:lang w:val="es-MX"/>
        </w:rPr>
        <w:t>Eurasia</w:t>
      </w:r>
    </w:p>
    <w:p>
      <w:pPr>
        <w:pStyle w:val="Normal"/>
        <w:spacing w:lineRule="auto" w:line="240" w:before="0" w:after="0"/>
        <w:rPr>
          <w:rFonts w:ascii="FreeSerif" w:hAnsi="FreeSerif"/>
          <w:color w:val="000000"/>
          <w:sz w:val="24"/>
          <w:szCs w:val="24"/>
          <w:lang w:val="en-US"/>
        </w:rPr>
      </w:pPr>
      <w:r>
        <w:rPr>
          <w:rFonts w:cs="Times-Roman" w:ascii="FreeSerif" w:hAnsi="FreeSerif"/>
          <w:color w:val="000000"/>
          <w:sz w:val="24"/>
          <w:szCs w:val="24"/>
          <w:lang w:val="es-MX"/>
        </w:rPr>
        <w:t>Multinesia</w:t>
      </w:r>
    </w:p>
    <w:p>
      <w:pPr>
        <w:pStyle w:val="Normal"/>
        <w:spacing w:lineRule="auto" w:line="240" w:before="0" w:after="0"/>
        <w:rPr>
          <w:rFonts w:ascii="FreeSerif" w:hAnsi="FreeSerif"/>
          <w:color w:val="000000"/>
          <w:sz w:val="24"/>
          <w:szCs w:val="24"/>
          <w:lang w:val="en-US"/>
        </w:rPr>
      </w:pPr>
      <w:r>
        <w:rPr>
          <w:rFonts w:cs="Times-Roman" w:ascii="FreeSerif" w:hAnsi="FreeSerif"/>
          <w:color w:val="000000"/>
          <w:sz w:val="24"/>
          <w:szCs w:val="24"/>
          <w:lang w:val="es-MX"/>
        </w:rPr>
        <w:t>North America</w:t>
      </w:r>
    </w:p>
    <w:p>
      <w:pPr>
        <w:pStyle w:val="Normal"/>
        <w:rPr>
          <w:rFonts w:ascii="FreeSerif" w:hAnsi="FreeSerif"/>
          <w:color w:val="000000"/>
          <w:sz w:val="24"/>
          <w:szCs w:val="24"/>
          <w:lang w:val="en-US"/>
        </w:rPr>
      </w:pPr>
      <w:r>
        <w:rPr>
          <w:rFonts w:cs="Times-Roman" w:ascii="FreeSerif" w:hAnsi="FreeSerif"/>
          <w:color w:val="000000"/>
          <w:sz w:val="24"/>
          <w:szCs w:val="24"/>
          <w:lang w:val="en-GB"/>
        </w:rPr>
        <w:t>South America</w:t>
      </w:r>
    </w:p>
    <w:p>
      <w:pPr>
        <w:pStyle w:val="Normal"/>
        <w:rPr>
          <w:lang w:val="en-US"/>
        </w:rPr>
      </w:pPr>
      <w:ins w:id="157" w:author="Bisang, Prof. Dr. Walter" w:date="2022-01-24T23:53:00Z">
        <w:r>
          <w:rPr>
            <w:rFonts w:ascii="FreeSerif" w:hAnsi="FreeSerif"/>
            <w:color w:val="000000"/>
            <w:sz w:val="24"/>
            <w:szCs w:val="24"/>
            <w:lang w:val="en-GB"/>
          </w:rPr>
          <w:t>Hammarström &amp; Donohue (2014)</w:t>
        </w:r>
      </w:ins>
      <w:del w:id="158" w:author="Bisang, Prof. Dr. Walter" w:date="2022-01-24T23:53:00Z">
        <w:r>
          <w:rPr>
            <w:rFonts w:cs="Times-Roman" w:ascii="FreeSerif" w:hAnsi="FreeSerif"/>
            <w:color w:val="000000"/>
            <w:sz w:val="24"/>
            <w:szCs w:val="24"/>
            <w:lang w:val="en-GB"/>
          </w:rPr>
          <w:delText>They</w:delText>
        </w:r>
      </w:del>
      <w:r>
        <w:rPr>
          <w:rFonts w:cs="Times-Roman" w:ascii="FreeSerif" w:hAnsi="FreeSerif"/>
          <w:color w:val="000000"/>
          <w:sz w:val="24"/>
          <w:szCs w:val="24"/>
          <w:lang w:val="en-GB"/>
        </w:rPr>
        <w:t xml:space="preserve"> define </w:t>
      </w:r>
      <w:del w:id="159" w:author="Bisang, Prof. Dr. Walter" w:date="2022-01-24T23:53:00Z">
        <w:r>
          <w:rPr>
            <w:rFonts w:cs="Times-Roman" w:ascii="FreeSerif" w:hAnsi="FreeSerif"/>
            <w:color w:val="000000"/>
            <w:sz w:val="24"/>
            <w:szCs w:val="24"/>
            <w:lang w:val="en-GB"/>
          </w:rPr>
          <w:delText xml:space="preserve">a </w:delText>
        </w:r>
      </w:del>
      <w:r>
        <w:rPr>
          <w:rFonts w:cs="Times-Roman" w:ascii="FreeSerif" w:hAnsi="FreeSerif"/>
          <w:color w:val="000000"/>
          <w:sz w:val="24"/>
          <w:szCs w:val="24"/>
          <w:lang w:val="en-GB"/>
        </w:rPr>
        <w:t>macro-areas as areas</w:t>
      </w:r>
      <w:r>
        <w:rPr>
          <w:rFonts w:eastAsia="Times New Roman" w:cs="Times New Roman" w:ascii="FreeSerif" w:hAnsi="FreeSerif"/>
          <w:color w:val="000000"/>
          <w:sz w:val="24"/>
          <w:szCs w:val="24"/>
          <w:lang w:val="en-GB" w:eastAsia="de-DE"/>
        </w:rPr>
        <w:t xml:space="preserve"> of roughly continental size. </w:t>
      </w:r>
      <w:r>
        <w:rPr>
          <w:rFonts w:eastAsia="Times New Roman" w:cs="Times-Roman" w:ascii="FreeSerif" w:hAnsi="FreeSerif"/>
          <w:color w:val="000000"/>
          <w:sz w:val="24"/>
          <w:szCs w:val="24"/>
          <w:lang w:val="en-GB" w:eastAsia="de-DE"/>
        </w:rPr>
        <w:t xml:space="preserve">The same distribution is used in </w:t>
      </w:r>
      <w:hyperlink r:id="rId23">
        <w:r>
          <w:rPr>
            <w:rStyle w:val="InternetLink"/>
            <w:rFonts w:eastAsia="Times New Roman" w:cs="Times-Roman" w:ascii="FreeSerif" w:hAnsi="FreeSerif"/>
            <w:color w:val="000000"/>
            <w:sz w:val="24"/>
            <w:szCs w:val="24"/>
            <w:lang w:val="en-GB" w:eastAsia="de-DE"/>
          </w:rPr>
          <w:t>Glottolog</w:t>
        </w:r>
      </w:hyperlink>
      <w:r>
        <w:rPr>
          <w:rFonts w:eastAsia="Times New Roman" w:cs="Times-Roman" w:ascii="FreeSerif" w:hAnsi="FreeSerif"/>
          <w:color w:val="000000"/>
          <w:sz w:val="24"/>
          <w:szCs w:val="24"/>
          <w:lang w:val="en-GB" w:eastAsia="de-DE"/>
        </w:rPr>
        <w:t xml:space="preserve"> (4.5, Hammarström, Forkel &amp; Haspelmath 2022; only with the label ‘Papunesia’ instead of ‘Multinesia’). </w:t>
      </w:r>
      <w:r>
        <w:rPr>
          <w:rFonts w:eastAsia="Times New Roman" w:cs="Times-Roman" w:ascii="FreeSerif" w:hAnsi="FreeSerif"/>
          <w:color w:val="000000"/>
          <w:kern w:val="0"/>
          <w:sz w:val="24"/>
          <w:szCs w:val="24"/>
          <w:lang w:val="en-GB" w:eastAsia="de-DE" w:bidi="ar-SA"/>
        </w:rPr>
        <w:t>The authors state</w:t>
      </w:r>
      <w:r>
        <w:rPr>
          <w:rFonts w:eastAsia="Times New Roman" w:cs="Times-Roman" w:ascii="FreeSerif" w:hAnsi="FreeSerif"/>
          <w:color w:val="000000"/>
          <w:sz w:val="24"/>
          <w:szCs w:val="24"/>
          <w:lang w:val="en-GB" w:eastAsia="de-DE"/>
        </w:rPr>
        <w:t xml:space="preserve"> (</w:t>
      </w:r>
      <w:hyperlink r:id="rId24">
        <w:r>
          <w:rPr>
            <w:rStyle w:val="InternetLink"/>
            <w:rFonts w:eastAsia="Times New Roman" w:cs="Times-Roman" w:ascii="FreeSerif" w:hAnsi="FreeSerif"/>
            <w:color w:val="000000"/>
            <w:sz w:val="24"/>
            <w:szCs w:val="24"/>
            <w:lang w:val="en-GB" w:eastAsia="de-DE"/>
          </w:rPr>
          <w:t>Glottolog</w:t>
        </w:r>
      </w:hyperlink>
      <w:r>
        <w:rPr>
          <w:rFonts w:eastAsia="Times New Roman" w:cs="Times-Roman" w:ascii="FreeSerif" w:hAnsi="FreeSerif"/>
          <w:color w:val="000000"/>
          <w:sz w:val="24"/>
          <w:szCs w:val="24"/>
          <w:lang w:val="en-GB" w:eastAsia="de-DE"/>
        </w:rPr>
        <w:t xml:space="preserve"> 4.5, Hammarström, Forkel &amp; Haspelmath 2022; </w:t>
      </w:r>
      <w:r>
        <w:fldChar w:fldCharType="begin"/>
      </w:r>
      <w:r>
        <w:rPr>
          <w:rStyle w:val="InternetLink"/>
          <w:sz w:val="24"/>
          <w:szCs w:val="24"/>
          <w:rFonts w:eastAsia="Times New Roman" w:cs="Times-Roman" w:ascii="FreeSerif" w:hAnsi="FreeSerif"/>
          <w:color w:val="000000"/>
          <w:lang w:val="en-GB" w:eastAsia="de-DE"/>
        </w:rPr>
        <w:instrText> HYPERLINK "https://glottolog.org/meta/glossary" \l "macroarea"</w:instrText>
      </w:r>
      <w:r>
        <w:rPr>
          <w:rStyle w:val="InternetLink"/>
          <w:sz w:val="24"/>
          <w:szCs w:val="24"/>
          <w:rFonts w:eastAsia="Times New Roman" w:cs="Times-Roman" w:ascii="FreeSerif" w:hAnsi="FreeSerif"/>
          <w:color w:val="000000"/>
          <w:lang w:val="en-GB" w:eastAsia="de-DE"/>
        </w:rPr>
        <w:fldChar w:fldCharType="separate"/>
      </w:r>
      <w:r>
        <w:rPr>
          <w:rStyle w:val="InternetLink"/>
          <w:rFonts w:eastAsia="Times New Roman" w:cs="Times-Roman" w:ascii="FreeSerif" w:hAnsi="FreeSerif"/>
          <w:color w:val="000000"/>
          <w:sz w:val="24"/>
          <w:szCs w:val="24"/>
          <w:lang w:val="en-GB" w:eastAsia="de-DE"/>
        </w:rPr>
        <w:t>https://glottolog.org/meta/glossary#macroarea</w:t>
      </w:r>
      <w:r>
        <w:rPr>
          <w:rStyle w:val="InternetLink"/>
          <w:sz w:val="24"/>
          <w:szCs w:val="24"/>
          <w:rFonts w:eastAsia="Times New Roman" w:cs="Times-Roman" w:ascii="FreeSerif" w:hAnsi="FreeSerif"/>
          <w:color w:val="000000"/>
          <w:lang w:val="en-GB" w:eastAsia="de-DE"/>
        </w:rPr>
        <w:fldChar w:fldCharType="end"/>
      </w:r>
      <w:r>
        <w:rPr>
          <w:rFonts w:eastAsia="Times New Roman" w:cs="Times-Roman" w:ascii="FreeSerif" w:hAnsi="FreeSerif"/>
          <w:color w:val="000000"/>
          <w:sz w:val="24"/>
          <w:szCs w:val="24"/>
          <w:lang w:val="en-GB" w:eastAsia="de-DE"/>
        </w:rPr>
        <w:t>, accessed Jan 10</w:t>
      </w:r>
      <w:r>
        <w:rPr>
          <w:rFonts w:eastAsia="Times New Roman" w:cs="Times-Roman" w:ascii="FreeSerif" w:hAnsi="FreeSerif"/>
          <w:color w:val="000000"/>
          <w:sz w:val="24"/>
          <w:szCs w:val="24"/>
          <w:vertAlign w:val="superscript"/>
          <w:lang w:val="en-GB" w:eastAsia="de-DE"/>
        </w:rPr>
        <w:t>th</w:t>
      </w:r>
      <w:r>
        <w:rPr>
          <w:rFonts w:eastAsia="Times New Roman" w:cs="Times-Roman" w:ascii="FreeSerif" w:hAnsi="FreeSerif"/>
          <w:color w:val="000000"/>
          <w:sz w:val="24"/>
          <w:szCs w:val="24"/>
          <w:lang w:val="en-GB" w:eastAsia="de-DE"/>
        </w:rPr>
        <w:t xml:space="preserve"> 2022, 11:40CET): </w:t>
      </w:r>
    </w:p>
    <w:p>
      <w:pPr>
        <w:pStyle w:val="Normal"/>
        <w:spacing w:lineRule="auto" w:line="240" w:before="280" w:after="280"/>
        <w:rPr>
          <w:rFonts w:ascii="FreeSerif" w:hAnsi="FreeSerif"/>
          <w:color w:val="000000"/>
          <w:sz w:val="24"/>
          <w:szCs w:val="24"/>
        </w:rPr>
      </w:pPr>
      <w:r>
        <w:rPr>
          <w:rFonts w:eastAsia="Times New Roman" w:cs="Times-Roman" w:ascii="FreeSerif" w:hAnsi="FreeSerif"/>
          <w:color w:val="000000"/>
          <w:sz w:val="24"/>
          <w:szCs w:val="24"/>
          <w:lang w:val="en-GB" w:eastAsia="de-DE"/>
        </w:rPr>
        <w:t>“</w:t>
      </w:r>
      <w:r>
        <w:rPr>
          <w:rFonts w:eastAsia="Times New Roman" w:cs="Times New Roman" w:ascii="FreeSerif" w:hAnsi="FreeSerif"/>
          <w:color w:val="000000"/>
          <w:sz w:val="24"/>
          <w:szCs w:val="24"/>
          <w:lang w:val="en-GB" w:eastAsia="de-DE"/>
        </w:rPr>
        <w:t xml:space="preserve">The division of the inhabited landmass into the macro-areas defined here is optimal in the following sense. </w:t>
      </w:r>
      <w:r>
        <w:rPr>
          <w:rFonts w:eastAsia="Times New Roman" w:cs="Times New Roman" w:ascii="FreeSerif" w:hAnsi="FreeSerif"/>
          <w:color w:val="000000"/>
          <w:sz w:val="24"/>
          <w:szCs w:val="24"/>
          <w:lang w:eastAsia="de-DE"/>
        </w:rPr>
        <w:t>It is the division</w:t>
      </w:r>
    </w:p>
    <w:p>
      <w:pPr>
        <w:pStyle w:val="Normal"/>
        <w:numPr>
          <w:ilvl w:val="0"/>
          <w:numId w:val="40"/>
        </w:numPr>
        <w:spacing w:lineRule="auto" w:line="240" w:before="280" w:after="0"/>
        <w:rPr>
          <w:rFonts w:ascii="FreeSerif" w:hAnsi="FreeSerif"/>
          <w:color w:val="000000"/>
          <w:sz w:val="24"/>
          <w:szCs w:val="24"/>
        </w:rPr>
      </w:pPr>
      <w:r>
        <w:rPr>
          <w:rFonts w:eastAsia="Times New Roman" w:cs="Times New Roman" w:ascii="FreeSerif" w:hAnsi="FreeSerif"/>
          <w:color w:val="000000"/>
          <w:sz w:val="24"/>
          <w:szCs w:val="24"/>
          <w:lang w:eastAsia="de-DE"/>
        </w:rPr>
        <w:t>into 6 areas,</w:t>
      </w:r>
    </w:p>
    <w:p>
      <w:pPr>
        <w:pStyle w:val="Normal"/>
        <w:numPr>
          <w:ilvl w:val="0"/>
          <w:numId w:val="41"/>
        </w:numPr>
        <w:spacing w:lineRule="auto" w:line="240" w:before="0" w:after="0"/>
        <w:rPr>
          <w:rFonts w:ascii="FreeSerif" w:hAnsi="FreeSerif"/>
          <w:color w:val="000000"/>
          <w:sz w:val="24"/>
          <w:szCs w:val="24"/>
          <w:lang w:val="en-US"/>
        </w:rPr>
      </w:pPr>
      <w:r>
        <w:rPr>
          <w:rFonts w:eastAsia="Times New Roman" w:cs="Times New Roman" w:ascii="FreeSerif" w:hAnsi="FreeSerif"/>
          <w:color w:val="000000"/>
          <w:sz w:val="24"/>
          <w:szCs w:val="24"/>
          <w:lang w:val="en-GB" w:eastAsia="de-DE"/>
        </w:rPr>
        <w:t>for which there are at least 250 languages in each area, such that</w:t>
      </w:r>
    </w:p>
    <w:p>
      <w:pPr>
        <w:pStyle w:val="Normal"/>
        <w:numPr>
          <w:ilvl w:val="0"/>
          <w:numId w:val="42"/>
        </w:numPr>
        <w:spacing w:lineRule="auto" w:line="240" w:before="0" w:after="0"/>
        <w:rPr>
          <w:rFonts w:ascii="FreeSerif" w:hAnsi="FreeSerif"/>
          <w:color w:val="000000"/>
          <w:sz w:val="24"/>
          <w:szCs w:val="24"/>
          <w:lang w:val="en-US"/>
        </w:rPr>
      </w:pPr>
      <w:r>
        <w:rPr>
          <w:rFonts w:eastAsia="Times New Roman" w:cs="Times New Roman" w:ascii="FreeSerif" w:hAnsi="FreeSerif"/>
          <w:color w:val="000000"/>
          <w:sz w:val="24"/>
          <w:szCs w:val="24"/>
          <w:lang w:val="en-GB" w:eastAsia="de-DE"/>
        </w:rPr>
        <w:t>the distance between the component parts inside each area is minimized, and</w:t>
      </w:r>
    </w:p>
    <w:p>
      <w:pPr>
        <w:pStyle w:val="Normal"/>
        <w:numPr>
          <w:ilvl w:val="0"/>
          <w:numId w:val="43"/>
        </w:numPr>
        <w:spacing w:lineRule="auto" w:line="240" w:before="0" w:after="280"/>
        <w:rPr>
          <w:rFonts w:ascii="FreeSerif" w:hAnsi="FreeSerif"/>
          <w:color w:val="000000"/>
          <w:sz w:val="24"/>
          <w:szCs w:val="24"/>
          <w:lang w:val="en-US"/>
        </w:rPr>
      </w:pPr>
      <w:r>
        <w:rPr>
          <w:rFonts w:eastAsia="Times New Roman" w:cs="Times New Roman" w:ascii="FreeSerif" w:hAnsi="FreeSerif"/>
          <w:color w:val="000000"/>
          <w:sz w:val="24"/>
          <w:szCs w:val="24"/>
          <w:lang w:val="en-GB" w:eastAsia="de-DE"/>
        </w:rPr>
        <w:t>the length of intersections between pairs of macro-areas is minimized.”</w:t>
      </w:r>
    </w:p>
    <w:p>
      <w:pPr>
        <w:pStyle w:val="Normal"/>
        <w:numPr>
          <w:ilvl w:val="0"/>
          <w:numId w:val="44"/>
        </w:numPr>
        <w:spacing w:lineRule="auto" w:line="240" w:before="0" w:after="280"/>
        <w:rPr>
          <w:rFonts w:ascii="FreeSerif" w:hAnsi="FreeSerif"/>
          <w:color w:val="000000"/>
          <w:sz w:val="24"/>
          <w:szCs w:val="24"/>
          <w:lang w:val="en-US"/>
          <w:del w:id="161" w:author="Unknown Author" w:date="2022-01-25T12:02:12Z"/>
        </w:rPr>
      </w:pPr>
      <w:del w:id="160" w:author="Unknown Author" w:date="2022-01-25T12:02:12Z">
        <w:r>
          <w:rPr/>
        </w:r>
      </w:del>
    </w:p>
    <w:p>
      <w:pPr>
        <w:pStyle w:val="Normal"/>
        <w:spacing w:lineRule="auto" w:line="240" w:before="0" w:after="280"/>
        <w:rPr>
          <w:rFonts w:ascii="FreeSerif" w:hAnsi="FreeSerif"/>
          <w:color w:val="000000"/>
          <w:sz w:val="24"/>
          <w:szCs w:val="24"/>
          <w:lang w:val="en-US"/>
        </w:rPr>
      </w:pPr>
      <w:r>
        <w:rPr>
          <w:rFonts w:ascii="FreeSerif" w:hAnsi="FreeSerif"/>
          <w:color w:val="000000"/>
          <w:sz w:val="24"/>
          <w:szCs w:val="24"/>
          <w:lang w:val="en-US"/>
        </w:rPr>
      </w:r>
    </w:p>
    <w:p>
      <w:pPr>
        <w:pStyle w:val="Heading3"/>
        <w:rPr>
          <w:rFonts w:ascii="FreeSerif" w:hAnsi="FreeSerif"/>
          <w:color w:val="000000"/>
          <w:lang w:val="en-US"/>
        </w:rPr>
      </w:pPr>
      <w:bookmarkStart w:id="47" w:name="__RefHeading___Toc5575_604395922"/>
      <w:bookmarkStart w:id="48" w:name="_toc1631"/>
      <w:bookmarkEnd w:id="47"/>
      <w:bookmarkEnd w:id="48"/>
      <w:r>
        <w:rPr>
          <w:rFonts w:ascii="FreeSerif" w:hAnsi="FreeSerif"/>
          <w:color w:val="000000"/>
          <w:lang w:val="en-GB"/>
        </w:rPr>
        <w:t>2</w:t>
      </w:r>
      <w:bookmarkStart w:id="49" w:name="_Toc41224854"/>
      <w:r>
        <w:rPr>
          <w:rFonts w:ascii="FreeSerif" w:hAnsi="FreeSerif"/>
          <w:color w:val="000000"/>
          <w:lang w:val="en-GB"/>
        </w:rPr>
        <w:t>.2.7 Family</w:t>
      </w:r>
      <w:bookmarkEnd w:id="49"/>
    </w:p>
    <w:p>
      <w:pPr>
        <w:pStyle w:val="Normal"/>
        <w:rPr>
          <w:lang w:val="en-US"/>
        </w:rPr>
      </w:pPr>
      <w:r>
        <w:rPr>
          <w:rFonts w:cs="Calibri" w:ascii="FreeSerif" w:hAnsi="FreeSerif"/>
          <w:color w:val="000000"/>
          <w:sz w:val="24"/>
          <w:szCs w:val="24"/>
          <w:lang w:val="en-GB"/>
        </w:rPr>
        <w:t xml:space="preserve">Here we give the top-level linguistic family, following </w:t>
      </w:r>
      <w:del w:id="162" w:author="Bisang, Prof. Dr. Walter" w:date="2022-01-24T23:55:00Z">
        <w:r>
          <w:rPr>
            <w:rFonts w:cs="Calibri" w:ascii="FreeSerif" w:hAnsi="FreeSerif"/>
            <w:color w:val="000000"/>
            <w:sz w:val="24"/>
            <w:szCs w:val="24"/>
            <w:lang w:val="en-GB"/>
          </w:rPr>
          <w:delText xml:space="preserve">the </w:delText>
        </w:r>
      </w:del>
      <w:hyperlink r:id="rId25">
        <w:r>
          <w:rPr>
            <w:rStyle w:val="InternetLink"/>
            <w:rFonts w:eastAsia="Times New Roman" w:cs="Times-Roman" w:ascii="FreeSerif" w:hAnsi="FreeSerif"/>
            <w:color w:val="000000"/>
            <w:sz w:val="24"/>
            <w:szCs w:val="24"/>
            <w:lang w:val="en-GB" w:eastAsia="de-DE"/>
          </w:rPr>
          <w:t>Glottolog</w:t>
        </w:r>
      </w:hyperlink>
      <w:r>
        <w:rPr>
          <w:rFonts w:cs="Calibri" w:ascii="FreeSerif" w:hAnsi="FreeSerif"/>
          <w:color w:val="000000"/>
          <w:sz w:val="24"/>
          <w:szCs w:val="24"/>
          <w:lang w:val="en-GB"/>
        </w:rPr>
        <w:t>. Thus, it is based on the same comparative evidence and the same methodology applies.</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lang w:val="en-US"/>
        </w:rPr>
      </w:pPr>
      <w:bookmarkStart w:id="50" w:name="__RefHeading___Toc5577_604395922"/>
      <w:bookmarkStart w:id="51" w:name="_toc1634"/>
      <w:bookmarkEnd w:id="50"/>
      <w:bookmarkEnd w:id="51"/>
      <w:r>
        <w:rPr>
          <w:rFonts w:ascii="FreeSerif" w:hAnsi="FreeSerif"/>
          <w:color w:val="000000"/>
          <w:lang w:val="en-GB"/>
        </w:rPr>
        <w:t>2</w:t>
      </w:r>
      <w:bookmarkStart w:id="52" w:name="_Toc41224855"/>
      <w:r>
        <w:rPr>
          <w:rFonts w:ascii="FreeSerif" w:hAnsi="FreeSerif"/>
          <w:color w:val="000000"/>
          <w:lang w:val="en-GB"/>
        </w:rPr>
        <w:t>.2.8 Glottocode</w:t>
      </w:r>
      <w:bookmarkEnd w:id="52"/>
    </w:p>
    <w:p>
      <w:pPr>
        <w:pStyle w:val="Normal"/>
        <w:rPr>
          <w:lang w:val="en-US"/>
        </w:rPr>
      </w:pPr>
      <w:r>
        <w:rPr>
          <w:rFonts w:cs="Calibri" w:ascii="FreeSerif" w:hAnsi="FreeSerif"/>
          <w:color w:val="000000"/>
          <w:sz w:val="24"/>
          <w:szCs w:val="24"/>
          <w:lang w:val="en-GB"/>
        </w:rPr>
        <w:t xml:space="preserve">The </w:t>
      </w:r>
      <w:r>
        <w:rPr>
          <w:rFonts w:cs="Calibri" w:ascii="FreeSerif" w:hAnsi="FreeSerif"/>
          <w:b/>
          <w:bCs/>
          <w:i/>
          <w:iCs/>
          <w:color w:val="000000"/>
          <w:sz w:val="24"/>
          <w:szCs w:val="24"/>
          <w:lang w:val="en-GB"/>
        </w:rPr>
        <w:t>glottocode</w:t>
      </w:r>
      <w:r>
        <w:rPr>
          <w:rFonts w:cs="Calibri" w:ascii="FreeSerif" w:hAnsi="FreeSerif"/>
          <w:color w:val="000000"/>
          <w:sz w:val="24"/>
          <w:szCs w:val="24"/>
          <w:lang w:val="en-GB"/>
        </w:rPr>
        <w:t xml:space="preserve"> of the path’s languoid, a unique and stable identifier, under which it can be found in</w:t>
      </w:r>
      <w:del w:id="163" w:author="Bisang, Prof. Dr. Walter" w:date="2022-01-24T23:55:00Z">
        <w:r>
          <w:rPr>
            <w:rFonts w:cs="Calibri" w:ascii="FreeSerif" w:hAnsi="FreeSerif"/>
            <w:color w:val="000000"/>
            <w:sz w:val="24"/>
            <w:szCs w:val="24"/>
            <w:lang w:val="en-GB"/>
          </w:rPr>
          <w:delText xml:space="preserve"> the</w:delText>
        </w:r>
      </w:del>
      <w:r>
        <w:rPr>
          <w:rFonts w:cs="Calibri" w:ascii="FreeSerif" w:hAnsi="FreeSerif"/>
          <w:color w:val="000000"/>
          <w:sz w:val="24"/>
          <w:szCs w:val="24"/>
          <w:lang w:val="en-GB"/>
        </w:rPr>
        <w:t xml:space="preserve"> </w:t>
      </w:r>
      <w:hyperlink r:id="rId26">
        <w:r>
          <w:rPr>
            <w:rStyle w:val="InternetLink"/>
            <w:rFonts w:eastAsia="Times New Roman" w:cs="Times-Roman" w:ascii="FreeSerif" w:hAnsi="FreeSerif"/>
            <w:color w:val="000000"/>
            <w:sz w:val="24"/>
            <w:szCs w:val="24"/>
            <w:lang w:val="en-GB" w:eastAsia="de-DE"/>
          </w:rPr>
          <w:t>Glottolog</w:t>
        </w:r>
      </w:hyperlink>
      <w:r>
        <w:rPr>
          <w:rFonts w:cs="Calibri" w:ascii="FreeSerif" w:hAnsi="FreeSerif"/>
          <w:color w:val="000000"/>
          <w:sz w:val="24"/>
          <w:szCs w:val="24"/>
          <w:lang w:val="en-GB"/>
        </w:rPr>
        <w:t>.</w:t>
      </w:r>
    </w:p>
    <w:p>
      <w:pPr>
        <w:pStyle w:val="Normal"/>
        <w:rPr>
          <w:rFonts w:ascii="FreeSerif" w:hAnsi="FreeSerif"/>
          <w:color w:val="000000"/>
          <w:sz w:val="24"/>
          <w:szCs w:val="24"/>
          <w:lang w:val="en-US"/>
        </w:rPr>
      </w:pPr>
      <w:r>
        <w:rPr>
          <w:rFonts w:cs="Calibri" w:ascii="FreeSerif" w:hAnsi="FreeSerif"/>
          <w:color w:val="000000"/>
          <w:sz w:val="24"/>
          <w:szCs w:val="24"/>
          <w:lang w:val="en-GB"/>
        </w:rPr>
        <w:t xml:space="preserve">We always </w:t>
      </w:r>
      <w:r>
        <w:rPr>
          <w:rFonts w:eastAsia="Calibri" w:cs="Calibri" w:ascii="FreeSerif" w:hAnsi="FreeSerif"/>
          <w:color w:val="000000"/>
          <w:kern w:val="0"/>
          <w:sz w:val="24"/>
          <w:szCs w:val="24"/>
          <w:lang w:val="en-GB" w:eastAsia="en-US" w:bidi="ar-SA"/>
        </w:rPr>
        <w:t xml:space="preserve">chose </w:t>
      </w:r>
      <w:r>
        <w:rPr>
          <w:rFonts w:cs="Calibri" w:ascii="FreeSerif" w:hAnsi="FreeSerif"/>
          <w:color w:val="000000"/>
          <w:sz w:val="24"/>
          <w:szCs w:val="24"/>
          <w:lang w:val="en-GB"/>
        </w:rPr>
        <w:t xml:space="preserve">the most basic (dialect, language) </w:t>
      </w:r>
      <w:r>
        <w:rPr>
          <w:rFonts w:eastAsia="Calibri" w:cs="Calibri" w:ascii="FreeSerif" w:hAnsi="FreeSerif"/>
          <w:color w:val="000000"/>
          <w:kern w:val="0"/>
          <w:sz w:val="24"/>
          <w:szCs w:val="24"/>
          <w:lang w:val="en-GB" w:eastAsia="en-US" w:bidi="ar-SA"/>
        </w:rPr>
        <w:t>variety with a glottocode</w:t>
      </w:r>
      <w:r>
        <w:rPr>
          <w:rFonts w:cs="Calibri" w:ascii="FreeSerif" w:hAnsi="FreeSerif"/>
          <w:color w:val="000000"/>
          <w:sz w:val="24"/>
          <w:szCs w:val="24"/>
          <w:lang w:val="en-GB"/>
        </w:rPr>
        <w:t>, to be as specific as possible. Note: it is always the latest (~modern) variety</w:t>
      </w:r>
      <w:ins w:id="164" w:author="Bisang, Prof. Dr. Walter" w:date="2022-01-24T23:56:00Z">
        <w:r>
          <w:rPr>
            <w:rFonts w:cs="Calibri" w:ascii="FreeSerif" w:hAnsi="FreeSerif"/>
            <w:color w:val="000000"/>
            <w:sz w:val="24"/>
            <w:szCs w:val="24"/>
            <w:lang w:val="en-GB"/>
          </w:rPr>
          <w:t xml:space="preserve"> in case there</w:t>
        </w:r>
      </w:ins>
      <w:del w:id="165" w:author="Bisang, Prof. Dr. Walter" w:date="2022-01-24T23:56:00Z">
        <w:r>
          <w:rPr>
            <w:rFonts w:cs="Calibri" w:ascii="FreeSerif" w:hAnsi="FreeSerif"/>
            <w:color w:val="000000"/>
            <w:sz w:val="24"/>
            <w:szCs w:val="24"/>
            <w:lang w:val="en-GB"/>
          </w:rPr>
          <w:delText>, if there</w:delText>
        </w:r>
      </w:del>
      <w:r>
        <w:rPr>
          <w:rFonts w:cs="Calibri" w:ascii="FreeSerif" w:hAnsi="FreeSerif"/>
          <w:color w:val="000000"/>
          <w:sz w:val="24"/>
          <w:szCs w:val="24"/>
          <w:lang w:val="en-GB"/>
        </w:rPr>
        <w:t xml:space="preserve"> are glottocodes for historical varieties of the langoid.</w:t>
      </w:r>
    </w:p>
    <w:p>
      <w:pPr>
        <w:pStyle w:val="Heading3"/>
        <w:rPr>
          <w:rFonts w:ascii="FreeSerif" w:hAnsi="FreeSerif"/>
          <w:color w:val="000000"/>
          <w:lang w:val="en-GB"/>
        </w:rPr>
      </w:pPr>
      <w:r>
        <w:rPr>
          <w:rFonts w:ascii="FreeSerif" w:hAnsi="FreeSerif"/>
          <w:color w:val="000000"/>
          <w:lang w:val="en-GB"/>
        </w:rPr>
      </w:r>
    </w:p>
    <w:p>
      <w:pPr>
        <w:pStyle w:val="Heading3"/>
        <w:rPr>
          <w:rFonts w:ascii="FreeSerif" w:hAnsi="FreeSerif"/>
          <w:color w:val="000000"/>
          <w:lang w:val="en-US"/>
        </w:rPr>
      </w:pPr>
      <w:bookmarkStart w:id="53" w:name="__RefHeading___Toc5581_604395922"/>
      <w:bookmarkStart w:id="54" w:name="_toc1640"/>
      <w:bookmarkEnd w:id="53"/>
      <w:bookmarkEnd w:id="54"/>
      <w:r>
        <w:rPr>
          <w:rFonts w:ascii="FreeSerif" w:hAnsi="FreeSerif"/>
          <w:color w:val="000000"/>
          <w:lang w:val="en-GB"/>
        </w:rPr>
        <w:t>2</w:t>
      </w:r>
      <w:bookmarkStart w:id="55" w:name="_Toc41224857"/>
      <w:r>
        <w:rPr>
          <w:rFonts w:ascii="FreeSerif" w:hAnsi="FreeSerif"/>
          <w:color w:val="000000"/>
          <w:lang w:val="en-GB"/>
        </w:rPr>
        <w:t>.2.10 Genus</w:t>
      </w:r>
      <w:bookmarkEnd w:id="55"/>
    </w:p>
    <w:p>
      <w:pPr>
        <w:pStyle w:val="Normal"/>
        <w:rPr>
          <w:rFonts w:ascii="FreeSerif" w:hAnsi="FreeSerif"/>
          <w:sz w:val="24"/>
          <w:szCs w:val="24"/>
        </w:rPr>
      </w:pPr>
      <w:r>
        <w:rPr>
          <w:rFonts w:cs="Calibri" w:ascii="FreeSerif" w:hAnsi="FreeSerif"/>
          <w:color w:val="000000"/>
          <w:sz w:val="24"/>
          <w:szCs w:val="24"/>
          <w:lang w:val="en-GB"/>
        </w:rPr>
        <w:t>Our definition of genus gives only information about data structure, since it is</w:t>
      </w:r>
      <w:r>
        <w:rPr>
          <w:rFonts w:cs="Calibri" w:ascii="FreeSerif" w:hAnsi="FreeSerif"/>
          <w:b/>
          <w:bCs/>
          <w:color w:val="000000"/>
          <w:sz w:val="24"/>
          <w:szCs w:val="24"/>
          <w:lang w:val="en-GB"/>
        </w:rPr>
        <w:t xml:space="preserve"> </w:t>
      </w:r>
      <w:r>
        <w:rPr>
          <w:rFonts w:cs="Times New Roman" w:ascii="FreeSerif" w:hAnsi="FreeSerif"/>
          <w:b w:val="false"/>
          <w:bCs w:val="false"/>
          <w:color w:val="000000"/>
          <w:sz w:val="24"/>
          <w:szCs w:val="24"/>
          <w:lang w:val="en-GB"/>
          <w:rPrChange w:id="0" w:author="Unknown Author" w:date="2022-01-25T12:02:45Z"/>
        </w:rPr>
        <w:t>defined as the taxonomically lowest ranking group of languages which still entails all the related languages</w:t>
      </w:r>
      <w:r>
        <w:rPr>
          <w:rFonts w:cs="Times New Roman" w:ascii="FreeSerif" w:hAnsi="FreeSerif"/>
          <w:b/>
          <w:bCs/>
          <w:color w:val="000000"/>
          <w:sz w:val="24"/>
          <w:szCs w:val="24"/>
          <w:lang w:val="en-GB"/>
        </w:rPr>
        <w:t xml:space="preserve"> </w:t>
      </w:r>
      <w:r>
        <w:rPr>
          <w:rFonts w:cs="Times New Roman" w:ascii="FreeSerif" w:hAnsi="FreeSerif"/>
          <w:color w:val="000000"/>
          <w:sz w:val="24"/>
          <w:szCs w:val="24"/>
          <w:lang w:val="en-GB"/>
        </w:rPr>
        <w:t>(per chapter).</w:t>
      </w:r>
    </w:p>
    <w:p>
      <w:pPr>
        <w:pStyle w:val="Normal"/>
        <w:rPr>
          <w:rFonts w:ascii="FreeSerif" w:hAnsi="FreeSerif"/>
          <w:ins w:id="167" w:author="Unknown Author" w:date="2022-01-25T12:02:59Z"/>
          <w:sz w:val="24"/>
          <w:szCs w:val="24"/>
        </w:rPr>
      </w:pPr>
      <w:r>
        <w:rPr>
          <w:rFonts w:ascii="FreeSerif" w:hAnsi="FreeSerif"/>
          <w:sz w:val="24"/>
          <w:szCs w:val="24"/>
        </w:rPr>
        <w:t xml:space="preserve">An example would be the dataset of Romance: It includes paths from Spanish, Italian, French, Catalan, and one path each from Romanian, Romansh and Brazilian Portugues. That includes languoids from the Western and Eastern branches of Romance, but none from the Southern branch. We still use the label Romance, since there is no taxonomical level that combines </w:t>
      </w:r>
      <w:r>
        <w:rPr>
          <w:rFonts w:ascii="FreeSerif" w:hAnsi="FreeSerif"/>
          <w:sz w:val="24"/>
          <w:szCs w:val="24"/>
        </w:rPr>
        <w:t xml:space="preserve">Western and Eastern without including Southern Romance (cf. Agard 1984). If </w:t>
      </w:r>
      <w:r>
        <w:rPr>
          <w:rFonts w:eastAsia="Calibri" w:cs="Noto Sans Arabic" w:ascii="FreeSerif" w:hAnsi="FreeSerif"/>
          <w:color w:val="000000"/>
          <w:kern w:val="0"/>
          <w:sz w:val="24"/>
          <w:szCs w:val="24"/>
          <w:lang w:val="de-DE" w:eastAsia="en-US" w:bidi="ar-SA"/>
        </w:rPr>
        <w:t xml:space="preserve">the </w:t>
      </w:r>
      <w:r>
        <w:rPr>
          <w:rFonts w:ascii="FreeSerif" w:hAnsi="FreeSerif"/>
          <w:sz w:val="24"/>
          <w:szCs w:val="24"/>
        </w:rPr>
        <w:t>path from Romanian was not there, no path from Eastern Romance would be present; in that case, we would probably speak of Western Romance or Italo-Western Romance more specifically.</w:t>
      </w:r>
    </w:p>
    <w:p>
      <w:pPr>
        <w:pStyle w:val="Normal"/>
        <w:rPr>
          <w:rFonts w:ascii="FreeSerif" w:hAnsi="FreeSerif"/>
          <w:sz w:val="24"/>
          <w:szCs w:val="24"/>
          <w:highlight w:val="yellow"/>
        </w:rPr>
      </w:pPr>
      <w:r>
        <w:rPr>
          <w:rFonts w:ascii="FreeSerif" w:hAnsi="FreeSerif"/>
          <w:sz w:val="24"/>
          <w:szCs w:val="24"/>
          <w:highlight w:val="yellow"/>
        </w:rPr>
      </w:r>
    </w:p>
    <w:p>
      <w:pPr>
        <w:pStyle w:val="Heading3"/>
        <w:rPr>
          <w:rFonts w:ascii="FreeSerif" w:hAnsi="FreeSerif"/>
          <w:sz w:val="24"/>
          <w:szCs w:val="24"/>
        </w:rPr>
      </w:pPr>
      <w:bookmarkStart w:id="56" w:name="__RefHeading___Toc5583_604395922"/>
      <w:bookmarkStart w:id="57" w:name="_toc1643"/>
      <w:bookmarkEnd w:id="56"/>
      <w:bookmarkEnd w:id="57"/>
      <w:r>
        <w:rPr>
          <w:rFonts w:ascii="FreeSerif" w:hAnsi="FreeSerif"/>
          <w:color w:val="000000"/>
          <w:sz w:val="24"/>
          <w:szCs w:val="24"/>
          <w:lang w:val="en-GB"/>
        </w:rPr>
        <w:t>2</w:t>
      </w:r>
      <w:bookmarkStart w:id="58" w:name="_Toc41224858"/>
      <w:r>
        <w:rPr>
          <w:rFonts w:ascii="FreeSerif" w:hAnsi="FreeSerif"/>
          <w:color w:val="000000"/>
          <w:sz w:val="24"/>
          <w:szCs w:val="24"/>
          <w:lang w:val="en-GB"/>
        </w:rPr>
        <w:t>.2.11 Language</w:t>
      </w:r>
      <w:bookmarkEnd w:id="58"/>
    </w:p>
    <w:p>
      <w:pPr>
        <w:pStyle w:val="Normal"/>
        <w:rPr>
          <w:rFonts w:ascii="FreeSerif" w:hAnsi="FreeSerif"/>
          <w:color w:val="000000"/>
          <w:sz w:val="24"/>
          <w:szCs w:val="24"/>
          <w:lang w:val="en-US"/>
        </w:rPr>
      </w:pPr>
      <w:r>
        <w:rPr>
          <w:rFonts w:cs="Calibri" w:ascii="FreeSerif" w:hAnsi="FreeSerif"/>
          <w:color w:val="000000"/>
          <w:sz w:val="24"/>
          <w:szCs w:val="24"/>
          <w:lang w:val="en-GB"/>
        </w:rPr>
        <w:t>The languoid of the path as indicated by the contributing researcher, under the name used in the respective literature.</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lang w:val="en-US"/>
        </w:rPr>
      </w:pPr>
      <w:bookmarkStart w:id="59" w:name="__RefHeading___Toc5585_604395922"/>
      <w:bookmarkStart w:id="60" w:name="_toc1646"/>
      <w:bookmarkEnd w:id="59"/>
      <w:bookmarkEnd w:id="60"/>
      <w:r>
        <w:rPr>
          <w:rFonts w:ascii="FreeSerif" w:hAnsi="FreeSerif"/>
          <w:color w:val="000000"/>
          <w:lang w:val="en-GB"/>
        </w:rPr>
        <w:t>2</w:t>
      </w:r>
      <w:bookmarkStart w:id="61" w:name="_Toc41224859"/>
      <w:r>
        <w:rPr>
          <w:rFonts w:ascii="FreeSerif" w:hAnsi="FreeSerif"/>
          <w:color w:val="000000"/>
          <w:lang w:val="en-GB"/>
        </w:rPr>
        <w:t>.2.12 Level of reconstruction (if applicable)</w:t>
      </w:r>
      <w:bookmarkEnd w:id="61"/>
    </w:p>
    <w:p>
      <w:pPr>
        <w:pStyle w:val="Normal"/>
        <w:rPr>
          <w:rFonts w:ascii="FreeSerif" w:hAnsi="FreeSerif"/>
          <w:color w:val="000000"/>
          <w:sz w:val="24"/>
          <w:szCs w:val="24"/>
          <w:lang w:val="en-US"/>
        </w:rPr>
      </w:pPr>
      <w:r>
        <w:rPr>
          <w:rFonts w:cs="Calibri" w:ascii="FreeSerif" w:hAnsi="FreeSerif"/>
          <w:color w:val="000000"/>
          <w:sz w:val="24"/>
          <w:szCs w:val="24"/>
          <w:lang w:val="en-GB"/>
        </w:rPr>
        <w:t xml:space="preserve">In case the source is not an attested one, but a reconstructed source, we </w:t>
      </w:r>
      <w:ins w:id="168" w:author="Bisang, Prof. Dr. Walter" w:date="2022-01-24T23:57:00Z">
        <w:r>
          <w:rPr>
            <w:rFonts w:cs="Calibri" w:ascii="FreeSerif" w:hAnsi="FreeSerif"/>
            <w:color w:val="000000"/>
            <w:sz w:val="24"/>
            <w:szCs w:val="24"/>
            <w:lang w:val="en-GB"/>
          </w:rPr>
          <w:t xml:space="preserve">indicated </w:t>
        </w:r>
      </w:ins>
      <w:del w:id="169" w:author="Bisang, Prof. Dr. Walter" w:date="2022-01-24T23:57:00Z">
        <w:r>
          <w:rPr>
            <w:rFonts w:cs="Calibri" w:ascii="FreeSerif" w:hAnsi="FreeSerif"/>
            <w:color w:val="000000"/>
            <w:sz w:val="24"/>
            <w:szCs w:val="24"/>
            <w:lang w:val="en-GB"/>
          </w:rPr>
          <w:delText xml:space="preserve">turned to noting </w:delText>
        </w:r>
      </w:del>
      <w:r>
        <w:rPr>
          <w:rFonts w:cs="Calibri" w:ascii="FreeSerif" w:hAnsi="FreeSerif"/>
          <w:color w:val="000000"/>
          <w:sz w:val="24"/>
          <w:szCs w:val="24"/>
          <w:lang w:val="en-GB"/>
        </w:rPr>
        <w:t>the level of reconstruction (conservatively estimated) in this column.</w:t>
      </w:r>
    </w:p>
    <w:p>
      <w:pPr>
        <w:pStyle w:val="Normal"/>
        <w:rPr>
          <w:rFonts w:ascii="FreeSerif" w:hAnsi="FreeSerif"/>
          <w:color w:val="000000"/>
          <w:sz w:val="24"/>
          <w:szCs w:val="24"/>
          <w:lang w:val="en-US"/>
        </w:rPr>
      </w:pPr>
      <w:r>
        <w:rPr>
          <w:rFonts w:cs="Calibri" w:ascii="FreeSerif" w:hAnsi="FreeSerif"/>
          <w:color w:val="000000"/>
          <w:sz w:val="24"/>
          <w:szCs w:val="24"/>
          <w:lang w:val="en-GB"/>
        </w:rPr>
        <w:t>Note: In case of the Iranian language data, the language (stage/variety) of the source construction was given even if it was an attested language.</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rPr>
      </w:pPr>
      <w:bookmarkStart w:id="62" w:name="__RefHeading___Toc5587_604395922"/>
      <w:bookmarkStart w:id="63" w:name="_toc1714"/>
      <w:bookmarkStart w:id="64" w:name="_toc1650"/>
      <w:bookmarkStart w:id="65" w:name="_toc1706"/>
      <w:bookmarkEnd w:id="62"/>
      <w:bookmarkEnd w:id="63"/>
      <w:bookmarkEnd w:id="64"/>
      <w:bookmarkEnd w:id="65"/>
      <w:r>
        <w:rPr>
          <w:rFonts w:ascii="FreeSerif" w:hAnsi="FreeSerif"/>
          <w:color w:val="000000"/>
          <w:lang w:val="en-GB"/>
        </w:rPr>
        <w:t>2</w:t>
      </w:r>
      <w:bookmarkStart w:id="66" w:name="_Toc41224860"/>
      <w:r>
        <w:rPr>
          <w:rFonts w:ascii="FreeSerif" w:hAnsi="FreeSerif"/>
          <w:color w:val="000000"/>
          <w:lang w:val="en-GB"/>
        </w:rPr>
        <w:t>.2.13 Source</w:t>
      </w:r>
      <w:bookmarkEnd w:id="66"/>
      <w:r>
        <w:rPr>
          <w:rFonts w:ascii="FreeSerif" w:hAnsi="FreeSerif"/>
          <w:color w:val="000000"/>
          <w:lang w:val="en-GB"/>
        </w:rPr>
        <w:t xml:space="preserve"> form</w:t>
      </w:r>
    </w:p>
    <w:p>
      <w:pPr>
        <w:pStyle w:val="Normal"/>
        <w:rPr>
          <w:rFonts w:ascii="FreeSerif" w:hAnsi="FreeSerif"/>
          <w:color w:val="000000"/>
          <w:sz w:val="24"/>
          <w:szCs w:val="24"/>
        </w:rPr>
      </w:pPr>
      <w:r>
        <w:rPr>
          <w:rFonts w:ascii="FreeSerif" w:hAnsi="FreeSerif"/>
          <w:color w:val="000000"/>
          <w:sz w:val="24"/>
          <w:szCs w:val="24"/>
        </w:rPr>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Material only</w:t>
      </w:r>
      <w:r>
        <w:rPr>
          <w:rFonts w:ascii="FreeSerif" w:hAnsi="FreeSerif"/>
          <w:color w:val="000000"/>
          <w:sz w:val="24"/>
          <w:szCs w:val="24"/>
          <w:lang w:val="en-GB"/>
        </w:rPr>
        <w:t xml:space="preserve">: In those columns, only </w:t>
      </w:r>
      <w:r>
        <w:rPr>
          <w:rFonts w:ascii="FreeSerif" w:hAnsi="FreeSerif"/>
          <w:b/>
          <w:bCs/>
          <w:color w:val="000000"/>
          <w:sz w:val="24"/>
          <w:szCs w:val="24"/>
          <w:lang w:val="en-GB"/>
        </w:rPr>
        <w:t>language material</w:t>
      </w:r>
      <w:r>
        <w:rPr>
          <w:rFonts w:ascii="FreeSerif" w:hAnsi="FreeSerif"/>
          <w:color w:val="000000"/>
          <w:sz w:val="24"/>
          <w:szCs w:val="24"/>
          <w:lang w:val="en-GB"/>
        </w:rPr>
        <w:t xml:space="preserve"> is displayed. That means</w:t>
      </w:r>
      <w:ins w:id="170" w:author="Bisang, Prof. Dr. Walter" w:date="2022-01-24T23:58:00Z">
        <w:r>
          <w:rPr>
            <w:rFonts w:ascii="FreeSerif" w:hAnsi="FreeSerif"/>
            <w:color w:val="000000"/>
            <w:sz w:val="24"/>
            <w:szCs w:val="24"/>
            <w:lang w:val="en-GB"/>
          </w:rPr>
          <w:t xml:space="preserve"> that</w:t>
        </w:r>
      </w:ins>
      <w:r>
        <w:rPr>
          <w:rFonts w:ascii="FreeSerif" w:hAnsi="FreeSerif"/>
          <w:color w:val="000000"/>
          <w:sz w:val="24"/>
          <w:szCs w:val="24"/>
          <w:lang w:val="en-GB"/>
        </w:rPr>
        <w:t xml:space="preserve"> there is no functional description of anything, be it nucleus or periphery in this column. </w:t>
      </w:r>
      <w:r>
        <w:rPr>
          <w:rFonts w:ascii="FreeSerif" w:hAnsi="FreeSerif"/>
          <w:b/>
          <w:bCs/>
          <w:color w:val="000000"/>
          <w:sz w:val="24"/>
          <w:szCs w:val="24"/>
          <w:lang w:val="en-GB"/>
        </w:rPr>
        <w:t>Note</w:t>
      </w:r>
      <w:r>
        <w:rPr>
          <w:rFonts w:ascii="FreeSerif" w:hAnsi="FreeSerif"/>
          <w:color w:val="000000"/>
          <w:sz w:val="24"/>
          <w:szCs w:val="24"/>
          <w:lang w:val="en-GB"/>
        </w:rPr>
        <w:t xml:space="preserve">: The single exception may be the labels &lt;N&gt;, &lt;V&gt;, and &lt;A&gt; (for </w:t>
      </w:r>
      <w:ins w:id="171" w:author="Bisang, Prof. Dr. Walter" w:date="2022-01-24T23:58:00Z">
        <w:r>
          <w:rPr>
            <w:rFonts w:ascii="FreeSerif" w:hAnsi="FreeSerif"/>
            <w:color w:val="000000"/>
            <w:sz w:val="24"/>
            <w:szCs w:val="24"/>
            <w:lang w:val="en-GB"/>
          </w:rPr>
          <w:t xml:space="preserve">indicating </w:t>
        </w:r>
      </w:ins>
      <w:r>
        <w:rPr>
          <w:rFonts w:ascii="FreeSerif" w:hAnsi="FreeSerif"/>
          <w:color w:val="000000"/>
          <w:sz w:val="24"/>
          <w:szCs w:val="24"/>
          <w:lang w:val="en-GB"/>
        </w:rPr>
        <w:t>the basic lexical parts of speech, noun, verb and adjective) in cases where there is no other possibility of representation.</w:t>
      </w:r>
    </w:p>
    <w:p>
      <w:pPr>
        <w:pStyle w:val="ListParagraph"/>
        <w:numPr>
          <w:ilvl w:val="0"/>
          <w:numId w:val="4"/>
        </w:numPr>
        <w:spacing w:lineRule="auto" w:line="360"/>
        <w:rPr>
          <w:lang w:val="en-US"/>
        </w:rPr>
      </w:pPr>
      <w:r>
        <w:rPr>
          <w:rFonts w:ascii="FreeSerif" w:hAnsi="FreeSerif"/>
          <w:b/>
          <w:bCs/>
          <w:color w:val="000000"/>
          <w:sz w:val="24"/>
          <w:szCs w:val="24"/>
          <w:lang w:val="en-GB"/>
        </w:rPr>
        <w:t>One form (citation form)</w:t>
      </w:r>
      <w:r>
        <w:rPr>
          <w:rFonts w:ascii="FreeSerif" w:hAnsi="FreeSerif"/>
          <w:color w:val="000000"/>
          <w:sz w:val="24"/>
          <w:szCs w:val="24"/>
          <w:lang w:val="en-GB"/>
        </w:rPr>
        <w:t xml:space="preserve">: Most of the time, </w:t>
      </w:r>
      <w:r>
        <w:rPr>
          <w:rFonts w:ascii="FreeSerif" w:hAnsi="FreeSerif"/>
          <w:b/>
          <w:bCs/>
          <w:color w:val="000000"/>
          <w:sz w:val="24"/>
          <w:szCs w:val="24"/>
          <w:lang w:val="en-GB"/>
        </w:rPr>
        <w:t>only one form is given</w:t>
      </w:r>
      <w:r>
        <w:rPr>
          <w:rFonts w:ascii="FreeSerif" w:hAnsi="FreeSerif"/>
          <w:color w:val="000000"/>
          <w:sz w:val="24"/>
          <w:szCs w:val="24"/>
          <w:lang w:val="en-GB"/>
        </w:rPr>
        <w:t>, even if the source</w:t>
      </w:r>
      <w:del w:id="172" w:author="Bisang, Prof. Dr. Walter" w:date="2022-01-24T23:59:00Z">
        <w:r>
          <w:rPr>
            <w:rFonts w:ascii="FreeSerif" w:hAnsi="FreeSerif"/>
            <w:color w:val="000000"/>
            <w:sz w:val="24"/>
            <w:szCs w:val="24"/>
            <w:lang w:val="en-GB"/>
          </w:rPr>
          <w:delText xml:space="preserve"> it</w:delText>
        </w:r>
      </w:del>
      <w:r>
        <w:rPr>
          <w:rFonts w:ascii="FreeSerif" w:hAnsi="FreeSerif"/>
          <w:color w:val="000000"/>
          <w:sz w:val="24"/>
          <w:szCs w:val="24"/>
          <w:lang w:val="en-GB"/>
        </w:rPr>
        <w:t xml:space="preserve"> is inflectable. Ideally this form is a stem (or a language-specific citation form). If </w:t>
      </w:r>
      <w:del w:id="173" w:author="Bisang, Prof. Dr. Walter" w:date="2022-01-24T23:59:00Z">
        <w:r>
          <w:rPr>
            <w:rFonts w:ascii="FreeSerif" w:hAnsi="FreeSerif"/>
            <w:color w:val="000000"/>
            <w:sz w:val="24"/>
            <w:szCs w:val="24"/>
            <w:lang w:val="en-GB"/>
          </w:rPr>
          <w:delText xml:space="preserve">it is </w:delText>
        </w:r>
      </w:del>
      <w:r>
        <w:rPr>
          <w:rFonts w:ascii="FreeSerif" w:hAnsi="FreeSerif"/>
          <w:color w:val="000000"/>
          <w:sz w:val="24"/>
          <w:szCs w:val="24"/>
          <w:lang w:val="en-GB"/>
        </w:rPr>
        <w:t xml:space="preserve">only one form </w:t>
      </w:r>
      <w:ins w:id="174" w:author="Bisang, Prof. Dr. Walter" w:date="2022-01-24T23:59:00Z">
        <w:r>
          <w:rPr>
            <w:rFonts w:ascii="FreeSerif" w:hAnsi="FreeSerif"/>
            <w:color w:val="000000"/>
            <w:sz w:val="24"/>
            <w:szCs w:val="24"/>
            <w:lang w:val="en-GB"/>
          </w:rPr>
          <w:t>is</w:t>
        </w:r>
      </w:ins>
      <w:del w:id="175" w:author="Bisang, Prof. Dr. Walter" w:date="2022-01-24T23:59:00Z">
        <w:r>
          <w:rPr>
            <w:rFonts w:ascii="FreeSerif" w:hAnsi="FreeSerif"/>
            <w:color w:val="000000"/>
            <w:sz w:val="24"/>
            <w:szCs w:val="24"/>
            <w:lang w:val="en-GB"/>
          </w:rPr>
          <w:delText>that</w:delText>
        </w:r>
      </w:del>
      <w:r>
        <w:rPr>
          <w:rFonts w:ascii="FreeSerif" w:hAnsi="FreeSerif"/>
          <w:color w:val="000000"/>
          <w:sz w:val="24"/>
          <w:szCs w:val="24"/>
          <w:lang w:val="en-GB"/>
        </w:rPr>
        <w:t xml:space="preserve"> grammaticalized, there is no special marking either.</w:t>
      </w:r>
      <w:r>
        <w:rPr>
          <w:rFonts w:ascii="FreeSerif" w:hAnsi="FreeSerif"/>
          <w:color w:val="000000"/>
          <w:sz w:val="24"/>
          <w:szCs w:val="24"/>
          <w:lang w:val="en-GB"/>
          <w:rPrChange w:id="0" w:author="Unknown Author" w:date="2022-01-25T13:12:40Z"/>
        </w:rPr>
        <w:t xml:space="preserve"> If a whole paradigm or group of morphemes is grammaticalized</w:t>
      </w:r>
      <w:r>
        <w:rPr>
          <w:rFonts w:ascii="FreeSerif" w:hAnsi="FreeSerif"/>
          <w:color w:val="000000"/>
          <w:sz w:val="24"/>
          <w:szCs w:val="24"/>
          <w:lang w:val="en-GB"/>
        </w:rPr>
        <w:t>,</w:t>
      </w:r>
      <w:r>
        <w:rPr>
          <w:rFonts w:ascii="FreeSerif" w:hAnsi="FreeSerif"/>
          <w:color w:val="000000"/>
          <w:sz w:val="24"/>
          <w:szCs w:val="24"/>
          <w:lang w:val="en-GB"/>
          <w:rPrChange w:id="0" w:author="Unknown Author" w:date="2022-01-25T13:12:40Z"/>
        </w:rPr>
        <w:t xml:space="preserve"> which cannot be shown separately (e.g., an unsegmentable subjunctive), </w:t>
      </w:r>
      <w:r>
        <w:rPr>
          <w:rFonts w:eastAsia="Calibri" w:cs="Noto Sans Arabic" w:ascii="FreeSerif" w:hAnsi="FreeSerif"/>
          <w:color w:val="000000"/>
          <w:kern w:val="0"/>
          <w:sz w:val="24"/>
          <w:szCs w:val="24"/>
          <w:lang w:val="en-GB" w:eastAsia="en-US" w:bidi="ar-SA"/>
        </w:rPr>
        <w:t xml:space="preserve">we mostly display only one form and make a note like </w:t>
      </w:r>
      <w:r>
        <w:rPr>
          <w:rFonts w:ascii="FreeSerif" w:hAnsi="FreeSerif"/>
          <w:color w:val="000000"/>
          <w:sz w:val="24"/>
          <w:szCs w:val="24"/>
          <w:lang w:val="en-GB"/>
          <w:rPrChange w:id="0" w:author="Unknown Author" w:date="2022-01-25T13:12:40Z"/>
        </w:rPr>
        <w:t xml:space="preserve">“(here: 1SG.SUBJ)” in </w:t>
      </w:r>
      <w:hyperlink w:anchor="_toc1676">
        <w:r>
          <w:rPr>
            <w:rStyle w:val="InternetLink"/>
            <w:rFonts w:ascii="FreeSerif" w:hAnsi="FreeSerif"/>
            <w:color w:val="000000"/>
            <w:sz w:val="24"/>
            <w:szCs w:val="24"/>
            <w:lang w:val="en-GB"/>
            <w:rPrChange w:id="0" w:author="Unknown Author" w:date="2022-01-25T13:12:40Z"/>
          </w:rPr>
          <w:t xml:space="preserve">Source </w:t>
        </w:r>
        <w:r>
          <w:rPr>
            <w:rStyle w:val="InternetLink"/>
            <w:rFonts w:ascii="FreeSerif" w:hAnsi="FreeSerif"/>
            <w:color w:val="000000"/>
            <w:sz w:val="24"/>
            <w:szCs w:val="24"/>
            <w:lang w:val="en-GB"/>
          </w:rPr>
          <w:t>m</w:t>
        </w:r>
        <w:r>
          <w:rPr>
            <w:rStyle w:val="InternetLink"/>
            <w:rFonts w:ascii="FreeSerif" w:hAnsi="FreeSerif"/>
            <w:color w:val="000000"/>
            <w:sz w:val="24"/>
            <w:szCs w:val="24"/>
            <w:lang w:val="en-GB"/>
            <w:rPrChange w:id="0" w:author="Unknown Author" w:date="2022-01-25T13:12:40Z"/>
          </w:rPr>
          <w:t>eaning</w:t>
        </w:r>
      </w:hyperlink>
      <w:r>
        <w:rPr>
          <w:rFonts w:ascii="FreeSerif" w:hAnsi="FreeSerif"/>
          <w:color w:val="000000"/>
          <w:sz w:val="24"/>
          <w:szCs w:val="24"/>
          <w:lang w:val="en-GB"/>
          <w:rPrChange w:id="0" w:author="Unknown Author" w:date="2022-01-25T13:12:40Z"/>
        </w:rPr>
        <w:t>.</w:t>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Allomorphs</w:t>
      </w:r>
      <w:r>
        <w:rPr>
          <w:rFonts w:ascii="FreeSerif" w:hAnsi="FreeSerif"/>
          <w:color w:val="000000"/>
          <w:sz w:val="24"/>
          <w:szCs w:val="24"/>
          <w:lang w:val="en-GB"/>
        </w:rPr>
        <w:t xml:space="preserve">: Allomorphs may be coded here, </w:t>
      </w:r>
      <w:r>
        <w:rPr>
          <w:rFonts w:ascii="FreeSerif" w:hAnsi="FreeSerif"/>
          <w:b/>
          <w:bCs/>
          <w:color w:val="000000"/>
          <w:sz w:val="24"/>
          <w:szCs w:val="24"/>
          <w:lang w:val="en-GB"/>
        </w:rPr>
        <w:t>separated by commas</w:t>
      </w:r>
      <w:ins w:id="182" w:author="Bisang, Prof. Dr. Walter" w:date="2022-01-25T00:00:00Z">
        <w:r>
          <w:rPr>
            <w:rFonts w:ascii="FreeSerif" w:hAnsi="FreeSerif"/>
            <w:color w:val="000000"/>
            <w:sz w:val="24"/>
            <w:szCs w:val="24"/>
            <w:lang w:val="en-GB"/>
          </w:rPr>
          <w:t>. I</w:t>
        </w:r>
      </w:ins>
      <w:del w:id="183" w:author="Bisang, Prof. Dr. Walter" w:date="2022-01-25T00:00:00Z">
        <w:r>
          <w:rPr>
            <w:rFonts w:ascii="FreeSerif" w:hAnsi="FreeSerif"/>
            <w:color w:val="000000"/>
            <w:sz w:val="24"/>
            <w:szCs w:val="24"/>
            <w:lang w:val="en-GB"/>
          </w:rPr>
          <w:delText>; i</w:delText>
        </w:r>
      </w:del>
      <w:r>
        <w:rPr>
          <w:rFonts w:ascii="FreeSerif" w:hAnsi="FreeSerif"/>
          <w:color w:val="000000"/>
          <w:sz w:val="24"/>
          <w:szCs w:val="24"/>
          <w:lang w:val="en-GB"/>
        </w:rPr>
        <w:t>n case of a zero-alternation (round) brackets are used instead, as is common.</w:t>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Phonological status</w:t>
      </w:r>
      <w:r>
        <w:rPr>
          <w:rFonts w:ascii="FreeSerif" w:hAnsi="FreeSerif"/>
          <w:color w:val="000000"/>
          <w:sz w:val="24"/>
          <w:szCs w:val="24"/>
          <w:lang w:val="en-GB"/>
        </w:rPr>
        <w:t xml:space="preserve">: The phonological status (clitic, bound, free) is indicated by using the </w:t>
      </w:r>
      <w:r>
        <w:rPr>
          <w:rFonts w:ascii="FreeSerif" w:hAnsi="FreeSerif"/>
          <w:b/>
          <w:bCs/>
          <w:color w:val="000000"/>
          <w:sz w:val="24"/>
          <w:szCs w:val="24"/>
          <w:lang w:val="en-GB"/>
        </w:rPr>
        <w:t>equal</w:t>
      </w:r>
      <w:ins w:id="184" w:author="Unknown Author" w:date="2022-01-25T12:05:02Z">
        <w:r>
          <w:rPr>
            <w:rFonts w:ascii="FreeSerif" w:hAnsi="FreeSerif"/>
            <w:b/>
            <w:bCs/>
            <w:color w:val="000000"/>
            <w:sz w:val="24"/>
            <w:szCs w:val="24"/>
            <w:lang w:val="en-GB"/>
          </w:rPr>
          <w:t xml:space="preserve"> sign</w:t>
        </w:r>
      </w:ins>
      <w:r>
        <w:rPr>
          <w:rFonts w:ascii="FreeSerif" w:hAnsi="FreeSerif"/>
          <w:b/>
          <w:bCs/>
          <w:color w:val="000000"/>
          <w:sz w:val="24"/>
          <w:szCs w:val="24"/>
          <w:lang w:val="en-GB"/>
        </w:rPr>
        <w:t xml:space="preserve"> </w:t>
      </w:r>
      <w:r>
        <w:rPr>
          <w:rFonts w:ascii="FreeSerif" w:hAnsi="FreeSerif"/>
          <w:color w:val="000000"/>
          <w:sz w:val="24"/>
          <w:szCs w:val="24"/>
          <w:lang w:val="en-GB"/>
        </w:rPr>
        <w:t xml:space="preserve">“=”, </w:t>
      </w:r>
      <w:r>
        <w:rPr>
          <w:rFonts w:eastAsia="Calibri" w:cs="Noto Sans Arabic" w:ascii="FreeSerif" w:hAnsi="FreeSerif"/>
          <w:b/>
          <w:bCs/>
          <w:color w:val="000000"/>
          <w:kern w:val="0"/>
          <w:sz w:val="24"/>
          <w:szCs w:val="24"/>
          <w:lang w:val="en-GB" w:eastAsia="en-US" w:bidi="ar-SA"/>
        </w:rPr>
        <w:t>minus</w:t>
      </w:r>
      <w:r>
        <w:rPr>
          <w:rFonts w:ascii="FreeSerif" w:hAnsi="FreeSerif"/>
          <w:color w:val="000000"/>
          <w:sz w:val="24"/>
          <w:szCs w:val="24"/>
          <w:lang w:val="en-GB"/>
        </w:rPr>
        <w:t xml:space="preserve"> “-“ or </w:t>
      </w:r>
      <w:r>
        <w:rPr>
          <w:rFonts w:ascii="FreeSerif" w:hAnsi="FreeSerif"/>
          <w:b/>
          <w:bCs/>
          <w:color w:val="000000"/>
          <w:sz w:val="24"/>
          <w:szCs w:val="24"/>
          <w:lang w:val="en-GB"/>
        </w:rPr>
        <w:t xml:space="preserve">space </w:t>
      </w:r>
      <w:r>
        <w:rPr>
          <w:rFonts w:ascii="FreeSerif" w:hAnsi="FreeSerif"/>
          <w:color w:val="000000"/>
          <w:sz w:val="24"/>
          <w:szCs w:val="24"/>
          <w:lang w:val="en-GB"/>
        </w:rPr>
        <w:t>“ “ respectively</w:t>
      </w:r>
      <w:del w:id="185" w:author="Unknown Author" w:date="2022-01-25T13:12:52Z">
        <w:r>
          <w:rPr/>
          <w:commentReference w:id="13"/>
        </w:r>
      </w:del>
      <w:r>
        <w:rPr>
          <w:rFonts w:ascii="FreeSerif" w:hAnsi="FreeSerif"/>
          <w:color w:val="000000"/>
          <w:sz w:val="24"/>
          <w:szCs w:val="24"/>
          <w:lang w:val="en-GB"/>
        </w:rPr>
        <w:t>.</w:t>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Coding Periphery vs</w:t>
      </w:r>
      <w:r>
        <w:rPr>
          <w:rFonts w:ascii="FreeSerif" w:hAnsi="FreeSerif"/>
          <w:color w:val="000000"/>
          <w:sz w:val="24"/>
          <w:szCs w:val="24"/>
          <w:lang w:val="en-GB"/>
        </w:rPr>
        <w:t xml:space="preserve">. </w:t>
      </w:r>
      <w:r>
        <w:rPr>
          <w:rFonts w:ascii="FreeSerif" w:hAnsi="FreeSerif"/>
          <w:b/>
          <w:bCs/>
          <w:color w:val="000000"/>
          <w:sz w:val="24"/>
          <w:szCs w:val="24"/>
          <w:lang w:val="en-GB"/>
        </w:rPr>
        <w:t>Nucleus</w:t>
      </w:r>
      <w:r>
        <w:rPr>
          <w:rFonts w:ascii="FreeSerif" w:hAnsi="FreeSerif"/>
          <w:color w:val="000000"/>
          <w:sz w:val="24"/>
          <w:szCs w:val="24"/>
          <w:lang w:val="en-GB"/>
        </w:rPr>
        <w:t xml:space="preserve">: Peripheral parts of constructions will be given in </w:t>
      </w:r>
      <w:r>
        <w:rPr>
          <w:rFonts w:ascii="FreeSerif" w:hAnsi="FreeSerif"/>
          <w:b/>
          <w:bCs/>
          <w:color w:val="000000"/>
          <w:sz w:val="24"/>
          <w:szCs w:val="24"/>
          <w:lang w:val="en-GB"/>
        </w:rPr>
        <w:t>brackets</w:t>
      </w:r>
      <w:r>
        <w:rPr>
          <w:rFonts w:ascii="FreeSerif" w:hAnsi="FreeSerif"/>
          <w:color w:val="000000"/>
          <w:sz w:val="24"/>
          <w:szCs w:val="24"/>
          <w:lang w:val="en-GB"/>
        </w:rPr>
        <w:t xml:space="preserve">, and can be differentiated from zero-alternations like “-z(a)” by the use of a </w:t>
      </w:r>
      <w:r>
        <w:rPr>
          <w:rFonts w:ascii="FreeSerif" w:hAnsi="FreeSerif"/>
          <w:b/>
          <w:bCs/>
          <w:color w:val="000000"/>
          <w:sz w:val="24"/>
          <w:szCs w:val="24"/>
          <w:lang w:val="en-GB"/>
        </w:rPr>
        <w:t>plus (+) in the brackets</w:t>
      </w:r>
      <w:r>
        <w:rPr>
          <w:rFonts w:ascii="FreeSerif" w:hAnsi="FreeSerif"/>
          <w:color w:val="000000"/>
          <w:sz w:val="24"/>
          <w:szCs w:val="24"/>
          <w:lang w:val="en-GB"/>
        </w:rPr>
        <w:t xml:space="preserve"> </w:t>
      </w:r>
      <w:r>
        <w:rPr>
          <w:rFonts w:ascii="FreeSerif" w:hAnsi="FreeSerif"/>
          <w:b/>
          <w:bCs/>
          <w:color w:val="000000"/>
          <w:sz w:val="24"/>
          <w:szCs w:val="24"/>
          <w:lang w:val="en-GB"/>
        </w:rPr>
        <w:t xml:space="preserve">for unbound </w:t>
      </w:r>
      <w:r>
        <w:rPr>
          <w:rFonts w:ascii="FreeSerif" w:hAnsi="FreeSerif"/>
          <w:color w:val="000000"/>
          <w:sz w:val="24"/>
          <w:szCs w:val="24"/>
          <w:lang w:val="en-GB"/>
        </w:rPr>
        <w:t xml:space="preserve">peripheral items, and a </w:t>
      </w:r>
      <w:r>
        <w:rPr>
          <w:rFonts w:eastAsia="Calibri" w:cs="Noto Sans Arabic" w:ascii="FreeSerif" w:hAnsi="FreeSerif"/>
          <w:b/>
          <w:bCs/>
          <w:color w:val="000000"/>
          <w:kern w:val="0"/>
          <w:sz w:val="24"/>
          <w:szCs w:val="24"/>
          <w:lang w:val="en-GB" w:eastAsia="en-US" w:bidi="ar-SA"/>
        </w:rPr>
        <w:t>minus</w:t>
      </w:r>
      <w:r>
        <w:rPr>
          <w:rFonts w:ascii="FreeSerif" w:hAnsi="FreeSerif"/>
          <w:b/>
          <w:bCs/>
          <w:color w:val="000000"/>
          <w:sz w:val="24"/>
          <w:szCs w:val="24"/>
          <w:lang w:val="en-GB"/>
        </w:rPr>
        <w:t xml:space="preserve"> (-) or equal</w:t>
      </w:r>
      <w:ins w:id="186" w:author="Bisang, Prof. Dr. Walter" w:date="2022-01-25T00:01:00Z">
        <w:r>
          <w:rPr>
            <w:rFonts w:ascii="FreeSerif" w:hAnsi="FreeSerif"/>
            <w:b/>
            <w:bCs/>
            <w:color w:val="000000"/>
            <w:sz w:val="24"/>
            <w:szCs w:val="24"/>
            <w:lang w:val="en-GB"/>
          </w:rPr>
          <w:t xml:space="preserve"> sign</w:t>
        </w:r>
      </w:ins>
      <w:r>
        <w:rPr>
          <w:rFonts w:ascii="FreeSerif" w:hAnsi="FreeSerif"/>
          <w:b/>
          <w:bCs/>
          <w:color w:val="000000"/>
          <w:sz w:val="24"/>
          <w:szCs w:val="24"/>
          <w:lang w:val="en-GB"/>
        </w:rPr>
        <w:t xml:space="preserve"> (=) for bound </w:t>
      </w:r>
      <w:r>
        <w:rPr>
          <w:rFonts w:ascii="FreeSerif" w:hAnsi="FreeSerif"/>
          <w:color w:val="000000"/>
          <w:sz w:val="24"/>
          <w:szCs w:val="24"/>
          <w:lang w:val="en-GB"/>
        </w:rPr>
        <w:t>peripheral items. To put it differently: if in round brackets there is neither a plus (+) nor a minus (-) it is a zero-alternation allomorphy</w:t>
      </w:r>
      <w:ins w:id="187" w:author="Bisang, Prof. Dr. Walter" w:date="2022-01-25T00:02:00Z">
        <w:r>
          <w:rPr>
            <w:rFonts w:ascii="FreeSerif" w:hAnsi="FreeSerif"/>
            <w:color w:val="000000"/>
            <w:sz w:val="24"/>
            <w:szCs w:val="24"/>
            <w:lang w:val="en-GB"/>
          </w:rPr>
          <w:t>. I</w:t>
        </w:r>
      </w:ins>
      <w:del w:id="188" w:author="Bisang, Prof. Dr. Walter" w:date="2022-01-25T00:02:00Z">
        <w:r>
          <w:rPr>
            <w:rFonts w:ascii="FreeSerif" w:hAnsi="FreeSerif"/>
            <w:color w:val="000000"/>
            <w:sz w:val="24"/>
            <w:szCs w:val="24"/>
            <w:lang w:val="en-GB"/>
          </w:rPr>
          <w:delText>; i</w:delText>
        </w:r>
      </w:del>
      <w:r>
        <w:rPr>
          <w:rFonts w:ascii="FreeSerif" w:hAnsi="FreeSerif"/>
          <w:color w:val="000000"/>
          <w:sz w:val="24"/>
          <w:szCs w:val="24"/>
          <w:lang w:val="en-GB"/>
        </w:rPr>
        <w:t xml:space="preserve">f there is, it is a peripheral morpheme. </w:t>
      </w:r>
      <w:r>
        <w:rPr>
          <w:rFonts w:ascii="FreeSerif" w:hAnsi="FreeSerif"/>
          <w:color w:val="000000"/>
          <w:sz w:val="24"/>
          <w:szCs w:val="24"/>
          <w:lang w:val="en-US"/>
        </w:rPr>
        <w:t>An example for the use of both comes from the language Beja (Vanhove &amp; MAGRAM editorial team 2022):</w:t>
      </w:r>
    </w:p>
    <w:p>
      <w:pPr>
        <w:pStyle w:val="ListParagraph"/>
        <w:numPr>
          <w:ilvl w:val="0"/>
          <w:numId w:val="0"/>
        </w:numPr>
        <w:spacing w:lineRule="auto" w:line="360"/>
        <w:ind w:hanging="0"/>
        <w:rPr>
          <w:rFonts w:ascii="FreeSerif" w:hAnsi="FreeSerif"/>
          <w:color w:val="000000"/>
          <w:sz w:val="24"/>
          <w:szCs w:val="24"/>
          <w:lang w:val="en-US"/>
        </w:rPr>
      </w:pPr>
      <w:r>
        <w:rPr>
          <w:rFonts w:ascii="FreeSerif" w:hAnsi="FreeSerif"/>
          <w:color w:val="000000"/>
          <w:sz w:val="24"/>
          <w:szCs w:val="24"/>
          <w:lang w:val="en-US"/>
        </w:rPr>
      </w:r>
    </w:p>
    <w:p>
      <w:pPr>
        <w:pStyle w:val="ListParagraph"/>
        <w:spacing w:lineRule="auto" w:line="360"/>
        <w:rPr>
          <w:rFonts w:ascii="FreeSerif" w:hAnsi="FreeSerif"/>
          <w:color w:val="000000"/>
          <w:sz w:val="24"/>
          <w:szCs w:val="24"/>
          <w:lang w:val="en-US"/>
        </w:rPr>
      </w:pPr>
      <w:r>
        <w:rPr>
          <w:rFonts w:ascii="FreeSerif" w:hAnsi="FreeSerif"/>
          <w:b/>
          <w:bCs/>
          <w:color w:val="000000"/>
          <w:sz w:val="24"/>
          <w:szCs w:val="24"/>
          <w:lang w:val="en-US"/>
        </w:rPr>
        <w:t xml:space="preserve">Table </w:t>
      </w:r>
      <w:r>
        <w:rPr>
          <w:rFonts w:eastAsia="Calibri" w:cs="Noto Sans Arabic" w:ascii="FreeSerif" w:hAnsi="FreeSerif"/>
          <w:b/>
          <w:bCs/>
          <w:color w:val="000000"/>
          <w:kern w:val="0"/>
          <w:sz w:val="24"/>
          <w:szCs w:val="24"/>
          <w:lang w:val="en-US" w:eastAsia="en-US" w:bidi="ar-SA"/>
        </w:rPr>
        <w:t>3</w:t>
      </w:r>
      <w:r>
        <w:rPr>
          <w:rFonts w:ascii="FreeSerif" w:hAnsi="FreeSerif"/>
          <w:color w:val="000000"/>
          <w:sz w:val="24"/>
          <w:szCs w:val="24"/>
          <w:lang w:val="en-US"/>
        </w:rPr>
        <w:t>: S</w:t>
      </w:r>
      <w:r>
        <w:rPr>
          <w:rFonts w:ascii="FreeSerif" w:hAnsi="FreeSerif"/>
          <w:color w:val="000000"/>
          <w:sz w:val="24"/>
          <w:szCs w:val="24"/>
          <w:lang w:val="en-US"/>
        </w:rPr>
        <w:t>ource form and Source meaning including uses of plus and minus.</w:t>
      </w:r>
    </w:p>
    <w:tbl>
      <w:tblPr>
        <w:tblW w:w="7915" w:type="dxa"/>
        <w:jc w:val="left"/>
        <w:tblInd w:w="621" w:type="dxa"/>
        <w:tblCellMar>
          <w:top w:w="0" w:type="dxa"/>
          <w:left w:w="30" w:type="dxa"/>
          <w:bottom w:w="0" w:type="dxa"/>
          <w:right w:w="30" w:type="dxa"/>
        </w:tblCellMar>
      </w:tblPr>
      <w:tblGrid>
        <w:gridCol w:w="1962"/>
        <w:gridCol w:w="5953"/>
      </w:tblGrid>
      <w:tr>
        <w:trPr>
          <w:trHeight w:val="259" w:hRule="atLeast"/>
        </w:trPr>
        <w:tc>
          <w:tcPr>
            <w:tcW w:w="1962" w:type="dxa"/>
            <w:tcBorders/>
            <w:vAlign w:val="center"/>
          </w:tcPr>
          <w:p>
            <w:pPr>
              <w:pStyle w:val="Normal"/>
              <w:tabs>
                <w:tab w:val="clear" w:pos="720"/>
              </w:tabs>
              <w:spacing w:before="0" w:after="160"/>
              <w:jc w:val="left"/>
              <w:rPr>
                <w:rFonts w:ascii="FreeSerif" w:hAnsi="FreeSerif"/>
                <w:sz w:val="22"/>
                <w:szCs w:val="22"/>
              </w:rPr>
            </w:pPr>
            <w:r>
              <w:rPr>
                <w:rFonts w:ascii="FreeSerif" w:hAnsi="FreeSerif"/>
                <w:b/>
                <w:bCs/>
                <w:sz w:val="22"/>
                <w:szCs w:val="22"/>
              </w:rPr>
              <w:t>Source form</w:t>
            </w:r>
          </w:p>
        </w:tc>
        <w:tc>
          <w:tcPr>
            <w:tcW w:w="5953" w:type="dxa"/>
            <w:tcBorders/>
            <w:vAlign w:val="center"/>
          </w:tcPr>
          <w:p>
            <w:pPr>
              <w:pStyle w:val="Normal"/>
              <w:numPr>
                <w:ilvl w:val="0"/>
                <w:numId w:val="0"/>
              </w:numPr>
              <w:tabs>
                <w:tab w:val="clear" w:pos="720"/>
              </w:tabs>
              <w:spacing w:before="0" w:after="160"/>
              <w:ind w:left="720" w:hanging="0"/>
              <w:jc w:val="left"/>
              <w:rPr>
                <w:rFonts w:ascii="FreeSerif" w:hAnsi="FreeSerif"/>
                <w:sz w:val="22"/>
                <w:szCs w:val="22"/>
              </w:rPr>
            </w:pPr>
            <w:r>
              <w:rPr>
                <w:rFonts w:ascii="FreeSerif" w:hAnsi="FreeSerif"/>
                <w:b/>
                <w:bCs/>
                <w:sz w:val="22"/>
                <w:szCs w:val="22"/>
              </w:rPr>
              <w:t>Source meaning</w:t>
            </w:r>
          </w:p>
        </w:tc>
      </w:tr>
      <w:tr>
        <w:trPr>
          <w:trHeight w:val="259" w:hRule="atLeast"/>
        </w:trPr>
        <w:tc>
          <w:tcPr>
            <w:tcW w:w="1962" w:type="dxa"/>
            <w:tcBorders/>
            <w:vAlign w:val="center"/>
          </w:tcPr>
          <w:p>
            <w:pPr>
              <w:pStyle w:val="Normal"/>
              <w:tabs>
                <w:tab w:val="clear" w:pos="720"/>
              </w:tabs>
              <w:spacing w:before="0" w:after="160"/>
              <w:jc w:val="left"/>
              <w:rPr>
                <w:rFonts w:ascii="FreeSerif" w:hAnsi="FreeSerif"/>
                <w:sz w:val="22"/>
                <w:szCs w:val="22"/>
              </w:rPr>
            </w:pPr>
            <w:r>
              <w:rPr>
                <w:rFonts w:ascii="FreeSerif" w:hAnsi="FreeSerif"/>
                <w:i/>
                <w:color w:val="000000"/>
                <w:sz w:val="22"/>
                <w:szCs w:val="22"/>
                <w:lang w:val="en-US"/>
              </w:rPr>
              <w:t>(o:n +) mari(-i)</w:t>
            </w:r>
          </w:p>
        </w:tc>
        <w:tc>
          <w:tcPr>
            <w:tcW w:w="5953" w:type="dxa"/>
            <w:tcBorders/>
            <w:vAlign w:val="center"/>
          </w:tcPr>
          <w:p>
            <w:pPr>
              <w:pStyle w:val="Normal"/>
              <w:numPr>
                <w:ilvl w:val="0"/>
                <w:numId w:val="0"/>
              </w:numPr>
              <w:tabs>
                <w:tab w:val="clear" w:pos="720"/>
              </w:tabs>
              <w:spacing w:before="0" w:after="160"/>
              <w:ind w:left="720" w:hanging="0"/>
              <w:jc w:val="left"/>
              <w:rPr>
                <w:rFonts w:ascii="FreeSerif" w:hAnsi="FreeSerif"/>
                <w:sz w:val="22"/>
                <w:szCs w:val="22"/>
              </w:rPr>
            </w:pPr>
            <w:r>
              <w:rPr>
                <w:rFonts w:ascii="FreeSerif" w:hAnsi="FreeSerif"/>
                <w:sz w:val="22"/>
                <w:szCs w:val="22"/>
              </w:rPr>
              <w:t>(proximal DEMONSTRATIVE +) 'direction' (-GEN)</w:t>
            </w:r>
          </w:p>
        </w:tc>
      </w:tr>
    </w:tbl>
    <w:p>
      <w:pPr>
        <w:pStyle w:val="Normal"/>
        <w:numPr>
          <w:ilvl w:val="0"/>
          <w:numId w:val="0"/>
        </w:numPr>
        <w:ind w:left="720" w:hanging="0"/>
        <w:rPr>
          <w:rFonts w:ascii="FreeSerif" w:hAnsi="FreeSerif"/>
          <w:color w:val="000000"/>
          <w:sz w:val="24"/>
          <w:szCs w:val="24"/>
          <w:lang w:val="en-US"/>
        </w:rPr>
      </w:pPr>
      <w:r>
        <w:rPr>
          <w:rFonts w:ascii="FreeSerif" w:hAnsi="FreeSerif"/>
          <w:color w:val="000000"/>
          <w:sz w:val="24"/>
          <w:szCs w:val="24"/>
          <w:lang w:val="en-US"/>
        </w:rPr>
      </w:r>
    </w:p>
    <w:p>
      <w:pPr>
        <w:pStyle w:val="Normal"/>
        <w:numPr>
          <w:ilvl w:val="0"/>
          <w:numId w:val="0"/>
        </w:numPr>
        <w:ind w:left="720" w:hanging="0"/>
        <w:rPr>
          <w:rFonts w:ascii="FreeSerif" w:hAnsi="FreeSerif"/>
          <w:color w:val="000000"/>
          <w:sz w:val="24"/>
          <w:szCs w:val="24"/>
          <w:lang w:val="en-US"/>
        </w:rPr>
      </w:pPr>
      <w:r>
        <w:rPr>
          <w:rFonts w:ascii="FreeSerif" w:hAnsi="FreeSerif"/>
          <w:color w:val="000000"/>
          <w:sz w:val="24"/>
          <w:szCs w:val="24"/>
          <w:lang w:val="en-US"/>
        </w:rPr>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 xml:space="preserve">Phonetic representation: </w:t>
      </w:r>
      <w:r>
        <w:rPr>
          <w:rFonts w:ascii="FreeSerif" w:hAnsi="FreeSerif"/>
          <w:color w:val="000000"/>
          <w:sz w:val="24"/>
          <w:szCs w:val="24"/>
          <w:lang w:val="en-GB"/>
        </w:rPr>
        <w:t xml:space="preserve">The phonetic representation may occasionally be given </w:t>
      </w:r>
      <w:r>
        <w:rPr>
          <w:rFonts w:ascii="FreeSerif" w:hAnsi="FreeSerif"/>
          <w:b/>
          <w:bCs/>
          <w:color w:val="000000"/>
          <w:sz w:val="24"/>
          <w:szCs w:val="24"/>
          <w:lang w:val="en-GB"/>
        </w:rPr>
        <w:t xml:space="preserve">in square brackets </w:t>
      </w:r>
      <w:r>
        <w:rPr>
          <w:rFonts w:ascii="FreeSerif" w:hAnsi="FreeSerif"/>
          <w:color w:val="000000"/>
          <w:sz w:val="24"/>
          <w:szCs w:val="24"/>
          <w:lang w:val="en-GB"/>
        </w:rPr>
        <w:t>additionally.</w:t>
      </w:r>
    </w:p>
    <w:p>
      <w:pPr>
        <w:pStyle w:val="ListParagraph"/>
        <w:numPr>
          <w:ilvl w:val="0"/>
          <w:numId w:val="4"/>
        </w:numPr>
        <w:spacing w:lineRule="auto" w:line="360"/>
        <w:rPr>
          <w:rFonts w:ascii="FreeSerif" w:hAnsi="FreeSerif"/>
          <w:color w:val="000000"/>
          <w:sz w:val="24"/>
          <w:szCs w:val="24"/>
          <w:lang w:val="en-US"/>
        </w:rPr>
      </w:pPr>
      <w:r>
        <w:rPr>
          <w:rFonts w:ascii="FreeSerif" w:hAnsi="FreeSerif"/>
          <w:b/>
          <w:bCs/>
          <w:color w:val="000000"/>
          <w:sz w:val="24"/>
          <w:szCs w:val="24"/>
          <w:lang w:val="en-GB"/>
        </w:rPr>
        <w:t xml:space="preserve">Reconstruction: </w:t>
      </w:r>
      <w:r>
        <w:rPr>
          <w:rFonts w:ascii="FreeSerif" w:hAnsi="FreeSerif"/>
          <w:color w:val="000000"/>
          <w:sz w:val="24"/>
          <w:szCs w:val="24"/>
          <w:lang w:val="en-GB"/>
        </w:rPr>
        <w:t xml:space="preserve">Reconstructed forms are marked by an </w:t>
      </w:r>
      <w:r>
        <w:rPr>
          <w:rFonts w:ascii="FreeSerif" w:hAnsi="FreeSerif"/>
          <w:b/>
          <w:bCs/>
          <w:color w:val="000000"/>
          <w:sz w:val="24"/>
          <w:szCs w:val="24"/>
          <w:lang w:val="en-GB"/>
        </w:rPr>
        <w:t>asterisk &lt; * &gt;</w:t>
      </w:r>
      <w:r>
        <w:rPr>
          <w:rFonts w:ascii="FreeSerif" w:hAnsi="FreeSerif"/>
          <w:color w:val="000000"/>
          <w:sz w:val="24"/>
          <w:szCs w:val="24"/>
          <w:lang w:val="en-GB"/>
        </w:rPr>
        <w:t>.</w:t>
      </w:r>
      <w:ins w:id="189" w:author="Unknown Author" w:date="2022-01-25T12:08:56Z">
        <w:r>
          <w:rPr>
            <w:rFonts w:ascii="FreeSerif" w:hAnsi="FreeSerif"/>
            <w:color w:val="000000"/>
            <w:sz w:val="24"/>
            <w:szCs w:val="24"/>
            <w:lang w:val="en-US"/>
          </w:rPr>
          <w:t xml:space="preserve"> If they are </w:t>
        </w:r>
      </w:ins>
      <w:ins w:id="190" w:author="Unknown Author" w:date="2022-01-25T12:08:56Z">
        <w:r>
          <w:rPr>
            <w:rFonts w:eastAsia="Calibri" w:cs="Noto Sans Arabic" w:ascii="FreeSerif" w:hAnsi="FreeSerif"/>
            <w:color w:val="000000"/>
            <w:kern w:val="0"/>
            <w:sz w:val="24"/>
            <w:szCs w:val="24"/>
            <w:lang w:val="en-GB" w:eastAsia="en-US" w:bidi="ar-SA"/>
          </w:rPr>
          <w:t xml:space="preserve">particularly </w:t>
        </w:r>
      </w:ins>
      <w:ins w:id="191" w:author="Unknown Author" w:date="2022-01-25T12:08:56Z">
        <w:r>
          <w:rPr>
            <w:rFonts w:ascii="FreeSerif" w:hAnsi="FreeSerif"/>
            <w:color w:val="000000"/>
            <w:sz w:val="24"/>
            <w:szCs w:val="24"/>
            <w:lang w:val="en-GB"/>
          </w:rPr>
          <w:t xml:space="preserve">uncertain, we mark that by </w:t>
        </w:r>
      </w:ins>
      <w:ins w:id="192" w:author="Unknown Author" w:date="2022-01-25T12:08:56Z">
        <w:r>
          <w:rPr>
            <w:rFonts w:ascii="FreeSerif" w:hAnsi="FreeSerif"/>
            <w:b/>
            <w:bCs/>
            <w:color w:val="000000"/>
            <w:sz w:val="24"/>
            <w:szCs w:val="24"/>
            <w:lang w:val="en-GB"/>
          </w:rPr>
          <w:t>(?)</w:t>
        </w:r>
      </w:ins>
      <w:ins w:id="193" w:author="Unknown Author" w:date="2022-01-25T12:08:56Z">
        <w:r>
          <w:rPr>
            <w:rFonts w:ascii="FreeSerif" w:hAnsi="FreeSerif"/>
            <w:b w:val="false"/>
            <w:bCs w:val="false"/>
            <w:color w:val="000000"/>
            <w:sz w:val="24"/>
            <w:szCs w:val="24"/>
            <w:lang w:val="en-GB"/>
          </w:rPr>
          <w:t>.</w:t>
        </w:r>
      </w:ins>
    </w:p>
    <w:p>
      <w:pPr>
        <w:pStyle w:val="ListParagraph"/>
        <w:numPr>
          <w:ilvl w:val="0"/>
          <w:numId w:val="4"/>
        </w:numPr>
        <w:spacing w:lineRule="auto" w:line="360"/>
        <w:rPr>
          <w:rFonts w:ascii="FreeSerif" w:hAnsi="FreeSerif"/>
          <w:color w:val="000000"/>
          <w:sz w:val="24"/>
          <w:szCs w:val="24"/>
          <w:lang w:val="en-US"/>
          <w:ins w:id="194" w:author="Unknown Author" w:date="2022-01-25T12:10:34Z"/>
        </w:rPr>
      </w:pPr>
      <w:r>
        <w:rPr>
          <w:rFonts w:ascii="FreeSerif" w:hAnsi="FreeSerif"/>
          <w:b/>
          <w:bCs/>
          <w:color w:val="000000"/>
          <w:sz w:val="24"/>
          <w:szCs w:val="24"/>
          <w:lang w:val="en-GB"/>
        </w:rPr>
        <w:t xml:space="preserve">Zero morphemes: </w:t>
      </w:r>
      <w:r>
        <w:rPr>
          <w:rFonts w:ascii="FreeSerif" w:hAnsi="FreeSerif"/>
          <w:color w:val="000000"/>
          <w:sz w:val="24"/>
          <w:szCs w:val="24"/>
          <w:lang w:val="en-GB"/>
        </w:rPr>
        <w:t xml:space="preserve">zero is coded by the character </w:t>
      </w:r>
      <w:r>
        <w:rPr>
          <w:rFonts w:ascii="FreeSerif" w:hAnsi="FreeSerif"/>
          <w:b/>
          <w:bCs/>
          <w:color w:val="000000"/>
          <w:sz w:val="24"/>
          <w:szCs w:val="24"/>
          <w:lang w:val="en-GB"/>
        </w:rPr>
        <w:t>&lt; Ø &gt;</w:t>
      </w:r>
      <w:r>
        <w:rPr>
          <w:rFonts w:ascii="FreeSerif" w:hAnsi="FreeSerif"/>
          <w:color w:val="000000"/>
          <w:sz w:val="24"/>
          <w:szCs w:val="24"/>
          <w:lang w:val="en-GB"/>
        </w:rPr>
        <w:t>.</w:t>
      </w:r>
    </w:p>
    <w:p>
      <w:pPr>
        <w:pStyle w:val="ListParagraph"/>
        <w:numPr>
          <w:ilvl w:val="0"/>
          <w:numId w:val="4"/>
        </w:numPr>
        <w:spacing w:lineRule="auto" w:line="360"/>
        <w:rPr>
          <w:rFonts w:ascii="FreeSerif" w:hAnsi="FreeSerif"/>
          <w:color w:val="000000"/>
          <w:ins w:id="203" w:author="Unknown Author" w:date="2022-01-25T12:11:16Z"/>
          <w:sz w:val="24"/>
          <w:szCs w:val="24"/>
        </w:rPr>
      </w:pPr>
      <w:ins w:id="195" w:author="Unknown Author" w:date="2022-01-25T12:10:34Z">
        <w:r>
          <w:rPr>
            <w:rFonts w:ascii="FreeSerif" w:hAnsi="FreeSerif"/>
            <w:b/>
            <w:bCs/>
            <w:color w:val="000000"/>
            <w:sz w:val="24"/>
            <w:szCs w:val="24"/>
            <w:lang w:val="en-GB"/>
          </w:rPr>
          <w:t>(</w:t>
        </w:r>
      </w:ins>
      <w:ins w:id="196" w:author="Unknown Author" w:date="2022-01-25T12:10:34Z">
        <w:r>
          <w:rPr>
            <w:rFonts w:eastAsia="Calibri" w:ascii="FreeSerif" w:hAnsi="FreeSerif"/>
            <w:b/>
            <w:bCs/>
            <w:color w:val="000000"/>
            <w:sz w:val="24"/>
            <w:szCs w:val="24"/>
            <w:lang w:val="en-GB"/>
          </w:rPr>
          <w:t>Non-latin</w:t>
        </w:r>
      </w:ins>
      <w:ins w:id="197" w:author="Unknown Author" w:date="2022-01-25T12:10:34Z">
        <w:r>
          <w:rPr>
            <w:rFonts w:ascii="FreeSerif" w:hAnsi="FreeSerif"/>
            <w:b/>
            <w:bCs/>
            <w:color w:val="000000"/>
            <w:sz w:val="24"/>
            <w:szCs w:val="24"/>
            <w:lang w:val="en-GB"/>
          </w:rPr>
          <w:t>) orthographic representation</w:t>
        </w:r>
      </w:ins>
      <w:ins w:id="198" w:author="Unknown Author" w:date="2022-01-25T12:10:34Z">
        <w:r>
          <w:rPr>
            <w:rFonts w:ascii="FreeSerif" w:hAnsi="FreeSerif"/>
            <w:b w:val="false"/>
            <w:bCs w:val="false"/>
            <w:color w:val="000000"/>
            <w:sz w:val="24"/>
            <w:szCs w:val="24"/>
            <w:lang w:val="en-GB"/>
          </w:rPr>
          <w:t xml:space="preserve">: in a few cases, the native orthographic representation in the respective writing system is given in </w:t>
        </w:r>
      </w:ins>
      <w:ins w:id="199" w:author="Unknown Author" w:date="2022-01-25T12:10:34Z">
        <w:r>
          <w:rPr>
            <w:rFonts w:ascii="FreeSerif" w:hAnsi="FreeSerif"/>
            <w:b/>
            <w:bCs/>
            <w:color w:val="000000"/>
            <w:sz w:val="24"/>
            <w:szCs w:val="24"/>
            <w:lang w:val="en-GB"/>
          </w:rPr>
          <w:t xml:space="preserve">angle brackets </w:t>
        </w:r>
      </w:ins>
      <w:ins w:id="200" w:author="Unknown Author" w:date="2022-01-25T12:10:34Z">
        <w:r>
          <w:rPr>
            <w:rFonts w:ascii="FreeSerif" w:hAnsi="FreeSerif"/>
            <w:b w:val="false"/>
            <w:bCs w:val="false"/>
            <w:color w:val="000000"/>
            <w:sz w:val="24"/>
            <w:szCs w:val="24"/>
            <w:lang w:val="en-GB"/>
          </w:rPr>
          <w:t>(</w:t>
        </w:r>
      </w:ins>
      <w:ins w:id="201" w:author="Unknown Author" w:date="2022-01-25T12:10:34Z">
        <w:r>
          <w:rPr>
            <w:rFonts w:ascii="FreeSerif" w:hAnsi="FreeSerif"/>
            <w:b/>
            <w:bCs/>
            <w:color w:val="000000"/>
            <w:sz w:val="24"/>
            <w:szCs w:val="24"/>
            <w:lang w:val="en-GB"/>
          </w:rPr>
          <w:t>&lt; &gt;</w:t>
        </w:r>
      </w:ins>
      <w:ins w:id="202" w:author="Unknown Author" w:date="2022-01-25T12:10:34Z">
        <w:r>
          <w:rPr>
            <w:rFonts w:ascii="FreeSerif" w:hAnsi="FreeSerif"/>
            <w:b w:val="false"/>
            <w:bCs w:val="false"/>
            <w:color w:val="000000"/>
            <w:sz w:val="24"/>
            <w:szCs w:val="24"/>
            <w:lang w:val="en-GB"/>
          </w:rPr>
          <w:t>).</w:t>
        </w:r>
      </w:ins>
    </w:p>
    <w:p>
      <w:pPr>
        <w:pStyle w:val="ListParagraph"/>
        <w:numPr>
          <w:ilvl w:val="0"/>
          <w:numId w:val="4"/>
        </w:numPr>
        <w:spacing w:lineRule="auto" w:line="360"/>
        <w:rPr>
          <w:rFonts w:ascii="FreeSerif" w:hAnsi="FreeSerif"/>
          <w:color w:val="000000"/>
          <w:sz w:val="24"/>
          <w:szCs w:val="24"/>
        </w:rPr>
      </w:pPr>
      <w:ins w:id="204" w:author="Unknown Author" w:date="2022-01-25T12:11:16Z">
        <w:r>
          <w:rPr>
            <w:rFonts w:ascii="FreeSerif" w:hAnsi="FreeSerif"/>
            <w:b/>
            <w:bCs/>
            <w:color w:val="000000"/>
            <w:sz w:val="24"/>
            <w:szCs w:val="24"/>
            <w:lang w:val="en-GB"/>
          </w:rPr>
          <w:t xml:space="preserve">Syntactically bound </w:t>
        </w:r>
      </w:ins>
      <w:ins w:id="205" w:author="Unknown Author" w:date="2022-01-25T12:11:16Z">
        <w:r>
          <w:rPr>
            <w:rFonts w:eastAsia="Calibri" w:cs="Noto Sans Arabic" w:ascii="FreeSerif" w:hAnsi="FreeSerif"/>
            <w:b/>
            <w:bCs/>
            <w:color w:val="000000"/>
            <w:kern w:val="0"/>
            <w:sz w:val="24"/>
            <w:szCs w:val="24"/>
            <w:lang w:val="en-GB" w:eastAsia="en-US" w:bidi="ar-SA"/>
          </w:rPr>
          <w:t xml:space="preserve">but </w:t>
        </w:r>
      </w:ins>
      <w:ins w:id="206" w:author="Unknown Author" w:date="2022-01-25T12:11:16Z">
        <w:r>
          <w:rPr>
            <w:rFonts w:ascii="FreeSerif" w:hAnsi="FreeSerif"/>
            <w:b/>
            <w:bCs/>
            <w:color w:val="000000"/>
            <w:sz w:val="24"/>
            <w:szCs w:val="24"/>
            <w:lang w:val="en-GB"/>
          </w:rPr>
          <w:t>phonologically unbound morphs</w:t>
        </w:r>
      </w:ins>
      <w:ins w:id="207" w:author="Unknown Author" w:date="2022-01-25T12:11:16Z">
        <w:r>
          <w:rPr>
            <w:rFonts w:ascii="FreeSerif" w:hAnsi="FreeSerif"/>
            <w:b w:val="false"/>
            <w:bCs w:val="false"/>
            <w:color w:val="000000"/>
            <w:sz w:val="24"/>
            <w:szCs w:val="24"/>
            <w:lang w:val="en-GB"/>
          </w:rPr>
          <w:t xml:space="preserve">: in a few cases (mostly from the Korean dataset), there are syntactically bound morphs, which are phonologically unbound. This is represented by a </w:t>
        </w:r>
      </w:ins>
      <w:ins w:id="208" w:author="Unknown Author" w:date="2022-01-25T12:11:16Z">
        <w:r>
          <w:rPr>
            <w:rFonts w:ascii="FreeSerif" w:hAnsi="FreeSerif"/>
            <w:b/>
            <w:bCs/>
            <w:color w:val="000000"/>
            <w:sz w:val="24"/>
            <w:szCs w:val="24"/>
            <w:lang w:val="en-GB"/>
          </w:rPr>
          <w:t>dot (&lt; . &gt;)</w:t>
        </w:r>
      </w:ins>
      <w:ins w:id="209" w:author="Unknown Author" w:date="2022-01-25T12:11:16Z">
        <w:r>
          <w:rPr>
            <w:rFonts w:ascii="FreeSerif" w:hAnsi="FreeSerif"/>
            <w:b w:val="false"/>
            <w:bCs w:val="false"/>
            <w:color w:val="000000"/>
            <w:sz w:val="24"/>
            <w:szCs w:val="24"/>
            <w:lang w:val="en-GB"/>
          </w:rPr>
          <w:t xml:space="preserve"> instead of a space character between two morphs.</w:t>
        </w:r>
      </w:ins>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67" w:name="__RefHeading___Toc5589_604395922"/>
      <w:bookmarkStart w:id="68" w:name="_toc1676"/>
      <w:bookmarkStart w:id="69" w:name="_toc1662"/>
      <w:bookmarkEnd w:id="67"/>
      <w:bookmarkEnd w:id="68"/>
      <w:bookmarkEnd w:id="69"/>
      <w:r>
        <w:rPr>
          <w:rFonts w:ascii="FreeSerif" w:hAnsi="FreeSerif"/>
          <w:color w:val="000000"/>
          <w:lang w:val="en-GB"/>
        </w:rPr>
        <w:t>2</w:t>
      </w:r>
      <w:bookmarkStart w:id="70" w:name="_Toc41224861"/>
      <w:r>
        <w:rPr>
          <w:rFonts w:ascii="FreeSerif" w:hAnsi="FreeSerif"/>
          <w:color w:val="000000"/>
          <w:lang w:val="en-GB"/>
        </w:rPr>
        <w:t>.2.14 Source meaning</w:t>
      </w:r>
      <w:bookmarkEnd w:id="70"/>
    </w:p>
    <w:p>
      <w:pPr>
        <w:pStyle w:val="Normal"/>
        <w:rPr>
          <w:rFonts w:ascii="FreeSerif" w:hAnsi="FreeSerif"/>
          <w:color w:val="000000"/>
          <w:sz w:val="24"/>
          <w:szCs w:val="24"/>
        </w:rPr>
      </w:pPr>
      <w:r>
        <w:rPr>
          <w:rFonts w:ascii="FreeSerif" w:hAnsi="FreeSerif"/>
          <w:color w:val="000000"/>
          <w:sz w:val="24"/>
          <w:szCs w:val="24"/>
        </w:rPr>
      </w:r>
    </w:p>
    <w:p>
      <w:pPr>
        <w:pStyle w:val="ListParagraph"/>
        <w:numPr>
          <w:ilvl w:val="0"/>
          <w:numId w:val="5"/>
        </w:numPr>
        <w:spacing w:lineRule="auto" w:line="360"/>
        <w:rPr>
          <w:lang w:val="en-US"/>
        </w:rPr>
      </w:pPr>
      <w:r>
        <w:rPr>
          <w:rFonts w:ascii="FreeSerif" w:hAnsi="FreeSerif"/>
          <w:b/>
          <w:bCs/>
          <w:color w:val="000000"/>
          <w:sz w:val="24"/>
          <w:szCs w:val="24"/>
          <w:lang w:val="en-GB"/>
        </w:rPr>
        <w:t>Function only</w:t>
      </w:r>
      <w:r>
        <w:rPr>
          <w:rFonts w:ascii="FreeSerif" w:hAnsi="FreeSerif"/>
          <w:color w:val="000000"/>
          <w:sz w:val="24"/>
          <w:szCs w:val="24"/>
          <w:lang w:val="en-GB"/>
        </w:rPr>
        <w:t xml:space="preserve">: In contrast to </w:t>
      </w:r>
      <w:hyperlink w:anchor="_toc1650">
        <w:r>
          <w:rPr>
            <w:rStyle w:val="InternetLink"/>
            <w:rFonts w:ascii="FreeSerif" w:hAnsi="FreeSerif"/>
            <w:color w:val="000000"/>
            <w:sz w:val="24"/>
            <w:szCs w:val="24"/>
            <w:lang w:val="en-GB"/>
          </w:rPr>
          <w:t>Source form</w:t>
        </w:r>
      </w:hyperlink>
      <w:r>
        <w:rPr>
          <w:rFonts w:ascii="FreeSerif" w:hAnsi="FreeSerif"/>
          <w:color w:val="000000"/>
          <w:sz w:val="24"/>
          <w:szCs w:val="24"/>
          <w:lang w:val="en-GB"/>
        </w:rPr>
        <w:t xml:space="preserve"> and </w:t>
      </w:r>
      <w:hyperlink w:anchor="_toc1677">
        <w:r>
          <w:rPr>
            <w:rStyle w:val="InternetLink"/>
            <w:rFonts w:ascii="FreeSerif" w:hAnsi="FreeSerif"/>
            <w:color w:val="000000"/>
            <w:sz w:val="24"/>
            <w:szCs w:val="24"/>
            <w:lang w:val="en-GB"/>
          </w:rPr>
          <w:t>Target form</w:t>
        </w:r>
      </w:hyperlink>
      <w:r>
        <w:rPr>
          <w:rFonts w:ascii="FreeSerif" w:hAnsi="FreeSerif"/>
          <w:color w:val="000000"/>
          <w:sz w:val="24"/>
          <w:szCs w:val="24"/>
          <w:lang w:val="en-GB"/>
        </w:rPr>
        <w:t>, here only functions are represented, not language material.</w:t>
      </w:r>
    </w:p>
    <w:p>
      <w:pPr>
        <w:pStyle w:val="ListParagraph"/>
        <w:numPr>
          <w:ilvl w:val="0"/>
          <w:numId w:val="5"/>
        </w:numPr>
        <w:spacing w:lineRule="auto" w:line="360"/>
        <w:rPr>
          <w:lang w:val="en-US"/>
        </w:rPr>
      </w:pPr>
      <w:r>
        <w:rPr>
          <w:rFonts w:ascii="FreeSerif" w:hAnsi="FreeSerif"/>
          <w:b/>
          <w:bCs/>
          <w:color w:val="000000"/>
          <w:sz w:val="24"/>
          <w:szCs w:val="24"/>
          <w:lang w:val="en-GB"/>
        </w:rPr>
        <w:t>One function</w:t>
      </w:r>
      <w:r>
        <w:rPr>
          <w:rFonts w:ascii="FreeSerif" w:hAnsi="FreeSerif"/>
          <w:color w:val="000000"/>
          <w:sz w:val="24"/>
          <w:szCs w:val="24"/>
          <w:lang w:val="en-GB"/>
        </w:rPr>
        <w:t xml:space="preserve">: Only </w:t>
      </w:r>
      <w:r>
        <w:rPr>
          <w:rFonts w:ascii="FreeSerif" w:hAnsi="FreeSerif"/>
          <w:b/>
          <w:bCs/>
          <w:color w:val="000000"/>
          <w:sz w:val="24"/>
          <w:szCs w:val="24"/>
          <w:lang w:val="en-GB"/>
        </w:rPr>
        <w:t>one</w:t>
      </w:r>
      <w:r>
        <w:rPr>
          <w:rFonts w:ascii="FreeSerif" w:hAnsi="FreeSerif"/>
          <w:color w:val="000000"/>
          <w:sz w:val="24"/>
          <w:szCs w:val="24"/>
          <w:lang w:val="en-GB"/>
        </w:rPr>
        <w:t xml:space="preserve"> source </w:t>
      </w:r>
      <w:r>
        <w:rPr>
          <w:rFonts w:ascii="FreeSerif" w:hAnsi="FreeSerif"/>
          <w:b/>
          <w:bCs/>
          <w:color w:val="000000"/>
          <w:sz w:val="24"/>
          <w:szCs w:val="24"/>
          <w:lang w:val="en-GB"/>
        </w:rPr>
        <w:t>function</w:t>
      </w:r>
      <w:r>
        <w:rPr>
          <w:rFonts w:ascii="FreeSerif" w:hAnsi="FreeSerif"/>
          <w:color w:val="000000"/>
          <w:sz w:val="24"/>
          <w:szCs w:val="24"/>
          <w:lang w:val="en-GB"/>
        </w:rPr>
        <w:t xml:space="preserve"> is given here. If there are more, which are important to mention, this may be done in the </w:t>
      </w:r>
      <w:hyperlink w:anchor="_toc1783">
        <w:r>
          <w:rPr>
            <w:rStyle w:val="InternetLink"/>
            <w:rFonts w:ascii="FreeSerif" w:hAnsi="FreeSerif"/>
            <w:color w:val="000000"/>
            <w:sz w:val="24"/>
            <w:szCs w:val="24"/>
            <w:lang w:val="en-GB"/>
          </w:rPr>
          <w:t>comment section</w:t>
        </w:r>
      </w:hyperlink>
      <w:r>
        <w:rPr>
          <w:rFonts w:ascii="FreeSerif" w:hAnsi="FreeSerif"/>
          <w:color w:val="000000"/>
          <w:sz w:val="24"/>
          <w:szCs w:val="24"/>
          <w:lang w:val="en-GB"/>
        </w:rPr>
        <w:t>.</w:t>
      </w:r>
    </w:p>
    <w:p>
      <w:pPr>
        <w:pStyle w:val="ListParagraph"/>
        <w:numPr>
          <w:ilvl w:val="0"/>
          <w:numId w:val="5"/>
        </w:numPr>
        <w:spacing w:lineRule="auto" w:line="360"/>
        <w:rPr/>
      </w:pPr>
      <w:r>
        <w:rPr>
          <w:rFonts w:ascii="FreeSerif" w:hAnsi="FreeSerif"/>
          <w:b/>
          <w:bCs/>
          <w:color w:val="000000"/>
          <w:sz w:val="24"/>
          <w:szCs w:val="24"/>
          <w:lang w:val="en-GB"/>
        </w:rPr>
        <w:t>Corresponding entries</w:t>
      </w:r>
      <w:r>
        <w:rPr>
          <w:rFonts w:ascii="FreeSerif" w:hAnsi="FreeSerif"/>
          <w:color w:val="000000"/>
          <w:sz w:val="24"/>
          <w:szCs w:val="24"/>
          <w:lang w:val="en-GB"/>
        </w:rPr>
        <w:t xml:space="preserve">: For complex constructions, </w:t>
      </w:r>
      <w:r>
        <w:rPr>
          <w:rFonts w:ascii="FreeSerif" w:hAnsi="FreeSerif"/>
          <w:b/>
          <w:bCs/>
          <w:color w:val="000000"/>
          <w:sz w:val="24"/>
          <w:szCs w:val="24"/>
          <w:lang w:val="en-GB"/>
        </w:rPr>
        <w:t xml:space="preserve">every item here should correspond to an item in </w:t>
      </w:r>
      <w:hyperlink w:anchor="_toc1650">
        <w:r>
          <w:rPr>
            <w:rStyle w:val="InternetLink"/>
            <w:rFonts w:ascii="FreeSerif" w:hAnsi="FreeSerif"/>
            <w:b/>
            <w:bCs/>
            <w:color w:val="000000"/>
            <w:sz w:val="24"/>
            <w:szCs w:val="24"/>
            <w:lang w:val="en-GB"/>
          </w:rPr>
          <w:t>Source form</w:t>
        </w:r>
      </w:hyperlink>
      <w:r>
        <w:rPr>
          <w:rFonts w:ascii="FreeSerif" w:hAnsi="FreeSerif"/>
          <w:b/>
          <w:bCs/>
          <w:color w:val="000000"/>
          <w:sz w:val="24"/>
          <w:szCs w:val="24"/>
          <w:lang w:val="en-GB"/>
        </w:rPr>
        <w:t xml:space="preserve"> </w:t>
      </w:r>
      <w:r>
        <w:rPr>
          <w:rFonts w:ascii="FreeSerif" w:hAnsi="FreeSerif"/>
          <w:color w:val="000000"/>
          <w:sz w:val="24"/>
          <w:szCs w:val="24"/>
          <w:lang w:val="en-GB"/>
        </w:rPr>
        <w:t xml:space="preserve">, respectively. Peripheral items are marked equally as in </w:t>
      </w:r>
      <w:hyperlink w:anchor="_toc1650">
        <w:r>
          <w:rPr>
            <w:rStyle w:val="InternetLink"/>
            <w:rFonts w:ascii="FreeSerif" w:hAnsi="FreeSerif"/>
            <w:b/>
            <w:bCs/>
            <w:color w:val="000000"/>
            <w:sz w:val="24"/>
            <w:szCs w:val="24"/>
            <w:lang w:val="en-GB"/>
          </w:rPr>
          <w:t>Source form</w:t>
        </w:r>
      </w:hyperlink>
      <w:r>
        <w:rPr>
          <w:rFonts w:ascii="FreeSerif" w:hAnsi="FreeSerif"/>
          <w:color w:val="000000"/>
          <w:sz w:val="24"/>
          <w:szCs w:val="24"/>
          <w:lang w:val="en-GB"/>
        </w:rPr>
        <w:t>.</w:t>
      </w:r>
    </w:p>
    <w:p>
      <w:pPr>
        <w:pStyle w:val="ListParagraph"/>
        <w:numPr>
          <w:ilvl w:val="0"/>
          <w:numId w:val="5"/>
        </w:numPr>
        <w:spacing w:lineRule="auto" w:line="360"/>
        <w:rPr>
          <w:rFonts w:ascii="FreeSerif" w:hAnsi="FreeSerif"/>
          <w:color w:val="000000"/>
          <w:sz w:val="24"/>
          <w:szCs w:val="24"/>
          <w:lang w:val="en-US"/>
        </w:rPr>
      </w:pPr>
      <w:r>
        <w:rPr>
          <w:rFonts w:eastAsia="SimSun" w:cs="Times New Roman" w:ascii="FreeSerif" w:hAnsi="FreeSerif"/>
          <w:b/>
          <w:bCs/>
          <w:color w:val="000000"/>
          <w:sz w:val="24"/>
          <w:szCs w:val="24"/>
          <w:lang w:val="en-GB"/>
        </w:rPr>
        <w:t>Primordial source</w:t>
      </w:r>
      <w:r>
        <w:rPr>
          <w:rFonts w:eastAsia="SimSun" w:cs="Times New Roman" w:ascii="FreeSerif" w:hAnsi="FreeSerif"/>
          <w:color w:val="000000"/>
          <w:sz w:val="24"/>
          <w:szCs w:val="24"/>
          <w:lang w:val="en-GB"/>
        </w:rPr>
        <w:t>: For the description of the source concept, always the 'primordial', that is, earliest attested or reconstructed concept and its expression, have been recorded.</w:t>
      </w:r>
      <w:del w:id="210" w:author="Unknown Author" w:date="2022-01-25T12:16:44Z">
        <w:r>
          <w:rPr/>
          <w:commentReference w:id="14"/>
        </w:r>
      </w:del>
      <w:del w:id="211" w:author="Unknown Author" w:date="2022-01-25T12:16:44Z">
        <w:r>
          <w:rPr/>
          <w:commentReference w:id="15"/>
        </w:r>
      </w:del>
    </w:p>
    <w:p>
      <w:pPr>
        <w:pStyle w:val="ListParagraph"/>
        <w:numPr>
          <w:ilvl w:val="0"/>
          <w:numId w:val="5"/>
        </w:numPr>
        <w:spacing w:lineRule="auto" w:line="360"/>
        <w:rPr>
          <w:rFonts w:ascii="FreeSerif" w:hAnsi="FreeSerif"/>
          <w:color w:val="000000"/>
          <w:sz w:val="24"/>
          <w:szCs w:val="24"/>
          <w:lang w:val="en-US"/>
        </w:rPr>
      </w:pPr>
      <w:r>
        <w:rPr>
          <w:rFonts w:ascii="FreeSerif" w:hAnsi="FreeSerif"/>
          <w:b/>
          <w:bCs/>
          <w:color w:val="000000"/>
          <w:sz w:val="24"/>
          <w:szCs w:val="24"/>
          <w:lang w:val="en-GB"/>
        </w:rPr>
        <w:t xml:space="preserve">Formatting: </w:t>
      </w:r>
      <w:r>
        <w:rPr>
          <w:rFonts w:ascii="FreeSerif" w:hAnsi="FreeSerif"/>
          <w:b w:val="false"/>
          <w:bCs w:val="false"/>
          <w:color w:val="000000"/>
          <w:sz w:val="24"/>
          <w:szCs w:val="24"/>
          <w:lang w:val="en-GB"/>
        </w:rPr>
        <w:t xml:space="preserve">This field was more of a free text field for </w:t>
      </w:r>
      <w:r>
        <w:rPr>
          <w:rFonts w:eastAsia="Calibri" w:cs="Noto Sans Arabic" w:ascii="FreeSerif" w:hAnsi="FreeSerif"/>
          <w:b w:val="false"/>
          <w:bCs w:val="false"/>
          <w:color w:val="000000"/>
          <w:kern w:val="0"/>
          <w:sz w:val="24"/>
          <w:szCs w:val="24"/>
          <w:lang w:val="en-GB" w:eastAsia="en-US" w:bidi="ar-SA"/>
        </w:rPr>
        <w:t>contributor and coder, and therefore we find some variation in how some functions are expressed. However, w</w:t>
      </w:r>
      <w:r>
        <w:rPr>
          <w:rFonts w:ascii="FreeSerif" w:hAnsi="FreeSerif"/>
          <w:color w:val="000000"/>
          <w:sz w:val="24"/>
          <w:szCs w:val="24"/>
          <w:lang w:val="en-GB"/>
        </w:rPr>
        <w:t xml:space="preserve">e tried to stick to the basic formatting: (core) </w:t>
      </w:r>
      <w:r>
        <w:rPr>
          <w:rFonts w:ascii="FreeSerif" w:hAnsi="FreeSerif"/>
          <w:b/>
          <w:bCs/>
          <w:color w:val="000000"/>
          <w:sz w:val="24"/>
          <w:szCs w:val="24"/>
          <w:lang w:val="en-GB"/>
        </w:rPr>
        <w:t>grammatical</w:t>
      </w:r>
      <w:r>
        <w:rPr>
          <w:rFonts w:ascii="FreeSerif" w:hAnsi="FreeSerif"/>
          <w:color w:val="000000"/>
          <w:sz w:val="24"/>
          <w:szCs w:val="24"/>
          <w:lang w:val="en-GB"/>
        </w:rPr>
        <w:t xml:space="preserve"> labels in CAPS, </w:t>
      </w:r>
      <w:r>
        <w:rPr>
          <w:rFonts w:ascii="FreeSerif" w:hAnsi="FreeSerif"/>
          <w:b/>
          <w:bCs/>
          <w:color w:val="000000"/>
          <w:sz w:val="24"/>
          <w:szCs w:val="24"/>
          <w:lang w:val="en-GB"/>
        </w:rPr>
        <w:t>lexical</w:t>
      </w:r>
      <w:r>
        <w:rPr>
          <w:rFonts w:ascii="FreeSerif" w:hAnsi="FreeSerif"/>
          <w:color w:val="000000"/>
          <w:sz w:val="24"/>
          <w:szCs w:val="24"/>
          <w:lang w:val="en-GB"/>
        </w:rPr>
        <w:t xml:space="preserve"> meaning in ‘quotation marks’, everything else lower case. Also lower case for additional higher-level description (grammatical categories, word classes), as in “RESULTATIVE aspect”.</w:t>
      </w:r>
    </w:p>
    <w:p>
      <w:pPr>
        <w:pStyle w:val="Normal"/>
        <w:numPr>
          <w:ilvl w:val="0"/>
          <w:numId w:val="5"/>
        </w:numPr>
        <w:spacing w:lineRule="auto" w:line="360"/>
        <w:rPr/>
      </w:pPr>
      <w:r>
        <w:rPr>
          <w:rFonts w:ascii="FreeSerif" w:hAnsi="FreeSerif"/>
          <w:b/>
          <w:bCs/>
          <w:i w:val="false"/>
          <w:iCs w:val="false"/>
          <w:color w:val="000000"/>
          <w:sz w:val="24"/>
          <w:szCs w:val="24"/>
          <w:lang w:val="en-GB"/>
        </w:rPr>
        <w:t>Coding periphery vs. nucleus</w:t>
      </w:r>
      <w:r>
        <w:rPr>
          <w:rFonts w:ascii="FreeSerif" w:hAnsi="FreeSerif"/>
          <w:b w:val="false"/>
          <w:bCs w:val="false"/>
          <w:i w:val="false"/>
          <w:iCs w:val="false"/>
          <w:color w:val="000000"/>
          <w:sz w:val="24"/>
          <w:szCs w:val="24"/>
          <w:lang w:val="en-GB"/>
        </w:rPr>
        <w:t xml:space="preserve">: Peripheral parts of constructions will be given in brackets, </w:t>
      </w:r>
      <w:r>
        <w:rPr>
          <w:rFonts w:eastAsia="Calibri" w:cs="Noto Sans Arabic" w:ascii="FreeSerif" w:hAnsi="FreeSerif"/>
          <w:b w:val="false"/>
          <w:bCs w:val="false"/>
          <w:i w:val="false"/>
          <w:iCs w:val="false"/>
          <w:color w:val="000000"/>
          <w:kern w:val="0"/>
          <w:sz w:val="24"/>
          <w:szCs w:val="24"/>
          <w:lang w:val="en-GB" w:eastAsia="en-US" w:bidi="ar-SA"/>
        </w:rPr>
        <w:t>with</w:t>
      </w:r>
      <w:r>
        <w:rPr>
          <w:rFonts w:ascii="FreeSerif" w:hAnsi="FreeSerif"/>
          <w:b w:val="false"/>
          <w:bCs w:val="false"/>
          <w:i w:val="false"/>
          <w:iCs w:val="false"/>
          <w:color w:val="000000"/>
          <w:sz w:val="24"/>
          <w:szCs w:val="24"/>
          <w:lang w:val="en-GB"/>
        </w:rPr>
        <w:t xml:space="preserve"> a plus (+) in the brackets for unbound peripheral items, and a </w:t>
      </w:r>
      <w:r>
        <w:rPr>
          <w:rFonts w:eastAsia="Calibri" w:cs="Noto Sans Arabic" w:ascii="FreeSerif" w:hAnsi="FreeSerif"/>
          <w:b w:val="false"/>
          <w:bCs w:val="false"/>
          <w:i w:val="false"/>
          <w:iCs w:val="false"/>
          <w:color w:val="000000"/>
          <w:kern w:val="0"/>
          <w:sz w:val="24"/>
          <w:szCs w:val="24"/>
          <w:lang w:val="en-GB" w:eastAsia="en-US" w:bidi="ar-SA"/>
        </w:rPr>
        <w:t>minus</w:t>
      </w:r>
      <w:r>
        <w:rPr>
          <w:rFonts w:ascii="FreeSerif" w:hAnsi="FreeSerif"/>
          <w:b w:val="false"/>
          <w:bCs w:val="false"/>
          <w:i w:val="false"/>
          <w:iCs w:val="false"/>
          <w:color w:val="000000"/>
          <w:sz w:val="24"/>
          <w:szCs w:val="24"/>
          <w:lang w:val="en-GB"/>
        </w:rPr>
        <w:t xml:space="preserve"> (-) or equal sign (=) for bound peripheral items, in correspondance with the respective </w:t>
      </w:r>
      <w:hyperlink w:anchor="_toc1706">
        <w:r>
          <w:rPr>
            <w:rStyle w:val="InternetLink"/>
            <w:rFonts w:ascii="FreeSerif" w:hAnsi="FreeSerif"/>
            <w:b w:val="false"/>
            <w:bCs w:val="false"/>
            <w:i w:val="false"/>
            <w:iCs w:val="false"/>
            <w:color w:val="000000"/>
            <w:sz w:val="24"/>
            <w:szCs w:val="24"/>
            <w:lang w:val="en-GB"/>
          </w:rPr>
          <w:t>Source</w:t>
        </w:r>
      </w:hyperlink>
      <w:r>
        <w:rPr>
          <w:rFonts w:ascii="FreeSerif" w:hAnsi="FreeSerif"/>
          <w:b w:val="false"/>
          <w:bCs w:val="false"/>
          <w:i w:val="false"/>
          <w:iCs w:val="false"/>
          <w:color w:val="000000"/>
          <w:sz w:val="24"/>
          <w:szCs w:val="24"/>
          <w:lang w:val="en-GB"/>
        </w:rPr>
        <w:t xml:space="preserve">. </w:t>
      </w:r>
      <w:r>
        <w:rPr>
          <w:rFonts w:ascii="FreeSerif" w:hAnsi="FreeSerif"/>
          <w:color w:val="000000"/>
          <w:sz w:val="24"/>
          <w:szCs w:val="24"/>
          <w:lang w:val="en-GB"/>
          <w:rPrChange w:id="0" w:author="Unknown Author" w:date="2022-01-25T12:17:09Z"/>
        </w:rPr>
        <w:t xml:space="preserve">If there is something in (regular) brackets without any further specification, it is an alternative description of the morph in front of the brackets: ‘from’ (ABLATIVE </w:t>
      </w:r>
      <w:r>
        <w:rPr>
          <w:rFonts w:eastAsia="Calibri" w:cs="Noto Sans Arabic" w:ascii="FreeSerif" w:hAnsi="FreeSerif"/>
          <w:color w:val="000000"/>
          <w:kern w:val="0"/>
          <w:sz w:val="24"/>
          <w:szCs w:val="24"/>
          <w:lang w:val="en-GB" w:eastAsia="en-US" w:bidi="ar-SA"/>
        </w:rPr>
        <w:t>preposition</w:t>
      </w:r>
      <w:r>
        <w:rPr>
          <w:rFonts w:ascii="FreeSerif" w:hAnsi="FreeSerif"/>
          <w:color w:val="000000"/>
          <w:sz w:val="24"/>
          <w:szCs w:val="24"/>
          <w:lang w:val="en-GB"/>
          <w:rPrChange w:id="0" w:author="Unknown Author" w:date="2022-01-25T12:17:09Z"/>
        </w:rPr>
        <w:t xml:space="preserve">). </w:t>
      </w:r>
    </w:p>
    <w:p>
      <w:pPr>
        <w:pStyle w:val="Normal"/>
        <w:spacing w:lineRule="auto" w:line="360"/>
        <w:ind w:left="720" w:hanging="0"/>
        <w:rPr>
          <w:rFonts w:ascii="FreeSerif" w:hAnsi="FreeSerif"/>
          <w:color w:val="000000"/>
          <w:sz w:val="24"/>
          <w:szCs w:val="24"/>
          <w:lang w:val="en-US"/>
        </w:rPr>
      </w:pPr>
      <w:r>
        <w:rPr>
          <w:rFonts w:ascii="FreeSerif" w:hAnsi="FreeSerif"/>
          <w:color w:val="000000"/>
          <w:sz w:val="24"/>
          <w:szCs w:val="24"/>
          <w:lang w:val="en-GB"/>
        </w:rPr>
        <w:t>With paths, where more than one item could be called nucleus according to our procedure, no brackets are used for either item.</w:t>
      </w:r>
    </w:p>
    <w:p>
      <w:pPr>
        <w:pStyle w:val="Normal"/>
        <w:spacing w:lineRule="auto" w:line="360"/>
        <w:ind w:left="720" w:hanging="0"/>
        <w:rPr>
          <w:rFonts w:ascii="FreeSerif" w:hAnsi="FreeSerif"/>
          <w:color w:val="000000"/>
          <w:sz w:val="24"/>
          <w:szCs w:val="24"/>
          <w:lang w:val="en-US"/>
        </w:rPr>
      </w:pPr>
      <w:r>
        <w:rPr>
          <w:rFonts w:ascii="FreeSerif" w:hAnsi="FreeSerif"/>
          <w:color w:val="000000"/>
          <w:sz w:val="24"/>
          <w:szCs w:val="24"/>
          <w:lang w:val="en-GB"/>
        </w:rPr>
        <w:t>In a few cases, brackets are used for other purposes:  Where necessary context is not explicit, but implicit (restricted choice in grammar and lexemes), there may be a note like “(in present tense)”, or something like “(.PRS)”.If it was necessary to give a specific form, but other forms would be possible as well, that was indicated by “here: …” in brackets.</w:t>
      </w:r>
      <w:del w:id="214" w:author="Unknown Author" w:date="2022-01-25T12:18:26Z">
        <w:r>
          <w:rPr/>
          <w:commentReference w:id="16"/>
        </w:r>
      </w:del>
      <w:del w:id="215" w:author="Unknown Author" w:date="2022-01-25T12:18:26Z">
        <w:r>
          <w:rPr/>
          <w:commentReference w:id="17"/>
        </w:r>
      </w:del>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rPr>
      </w:pPr>
      <w:bookmarkStart w:id="71" w:name="__RefHeading___Toc5591_604395922"/>
      <w:bookmarkStart w:id="72" w:name="_toc16721"/>
      <w:bookmarkEnd w:id="71"/>
      <w:bookmarkEnd w:id="72"/>
      <w:r>
        <w:rPr>
          <w:rFonts w:ascii="FreeSerif" w:hAnsi="FreeSerif"/>
          <w:color w:val="000000"/>
          <w:lang w:val="en-GB"/>
        </w:rPr>
        <w:t>2</w:t>
      </w:r>
      <w:bookmarkStart w:id="73" w:name="_Hlk36570043"/>
      <w:bookmarkStart w:id="74" w:name="_Toc41224862"/>
      <w:r>
        <w:rPr>
          <w:rFonts w:ascii="FreeSerif" w:hAnsi="FreeSerif"/>
          <w:color w:val="000000"/>
          <w:lang w:val="en-GB"/>
        </w:rPr>
        <w:t>.2.15 Source meaning (simplified)</w:t>
      </w:r>
      <w:bookmarkEnd w:id="73"/>
      <w:bookmarkEnd w:id="74"/>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ListParagraph"/>
        <w:numPr>
          <w:ilvl w:val="0"/>
          <w:numId w:val="6"/>
        </w:numPr>
        <w:spacing w:lineRule="auto" w:line="360"/>
        <w:rPr>
          <w:lang w:val="en-US"/>
        </w:rPr>
      </w:pPr>
      <w:r>
        <w:rPr>
          <w:rFonts w:ascii="FreeSerif" w:hAnsi="FreeSerif"/>
          <w:b/>
          <w:bCs/>
          <w:color w:val="000000"/>
          <w:sz w:val="24"/>
          <w:szCs w:val="24"/>
          <w:lang w:val="en-GB"/>
        </w:rPr>
        <w:t>Main function of nucleus only:</w:t>
      </w:r>
      <w:r>
        <w:rPr>
          <w:rFonts w:ascii="FreeSerif" w:hAnsi="FreeSerif"/>
          <w:color w:val="000000"/>
          <w:sz w:val="24"/>
          <w:szCs w:val="24"/>
          <w:lang w:val="en-GB"/>
        </w:rPr>
        <w:t xml:space="preserve"> This column is very similar to </w:t>
      </w:r>
      <w:hyperlink w:anchor="_toc1662">
        <w:r>
          <w:rPr>
            <w:rStyle w:val="InternetLink"/>
            <w:rFonts w:ascii="FreeSerif" w:hAnsi="FreeSerif"/>
            <w:color w:val="000000"/>
            <w:sz w:val="24"/>
            <w:szCs w:val="24"/>
            <w:lang w:val="en-GB"/>
          </w:rPr>
          <w:t>Source Meaning</w:t>
        </w:r>
      </w:hyperlink>
      <w:r>
        <w:rPr>
          <w:rFonts w:ascii="FreeSerif" w:hAnsi="FreeSerif"/>
          <w:color w:val="000000"/>
          <w:sz w:val="24"/>
          <w:szCs w:val="24"/>
          <w:lang w:val="en-GB"/>
        </w:rPr>
        <w:t>, but they represent only the one main function/meaning of the nucleus, and should be formulated in a more generalized manner, as these columns (or a derivative of them) will be used to make the databank searchable (at least, that is how it looks like at the moment).</w:t>
      </w:r>
    </w:p>
    <w:p>
      <w:pPr>
        <w:pStyle w:val="ListParagraph"/>
        <w:numPr>
          <w:ilvl w:val="0"/>
          <w:numId w:val="6"/>
        </w:numPr>
        <w:spacing w:lineRule="auto" w:line="360"/>
        <w:rPr>
          <w:rFonts w:ascii="FreeSerif" w:hAnsi="FreeSerif"/>
          <w:color w:val="000000"/>
          <w:sz w:val="24"/>
          <w:szCs w:val="24"/>
          <w:lang w:val="en-US"/>
        </w:rPr>
      </w:pPr>
      <w:r>
        <w:rPr>
          <w:rFonts w:ascii="FreeSerif" w:hAnsi="FreeSerif"/>
          <w:b/>
          <w:bCs/>
          <w:color w:val="000000"/>
          <w:sz w:val="24"/>
          <w:szCs w:val="24"/>
          <w:lang w:val="en-GB"/>
        </w:rPr>
        <w:t>Grammatical labels:</w:t>
      </w:r>
      <w:r>
        <w:rPr>
          <w:rFonts w:ascii="FreeSerif" w:hAnsi="FreeSerif"/>
          <w:color w:val="000000"/>
          <w:sz w:val="24"/>
          <w:szCs w:val="24"/>
          <w:lang w:val="en-GB"/>
        </w:rPr>
        <w:t xml:space="preserve"> For non-lexical functions (= grammatical functions) we have formulated a closed vocabulary of grammatical labels, which are listed and defined here </w:t>
      </w:r>
      <w:r>
        <w:rPr>
          <w:rFonts w:ascii="FreeSerif" w:hAnsi="FreeSerif"/>
          <w:color w:val="000000"/>
          <w:sz w:val="24"/>
          <w:szCs w:val="24"/>
          <w:highlight w:val="red"/>
          <w:lang w:val="en-GB"/>
        </w:rPr>
        <w:t>[link to Grammatical Labels]</w:t>
      </w:r>
      <w:r>
        <w:rPr>
          <w:rFonts w:ascii="FreeSerif" w:hAnsi="FreeSerif"/>
          <w:color w:val="000000"/>
          <w:sz w:val="24"/>
          <w:szCs w:val="24"/>
          <w:lang w:val="en-GB"/>
        </w:rPr>
        <w:t>.</w:t>
      </w:r>
    </w:p>
    <w:p>
      <w:pPr>
        <w:pStyle w:val="ListParagraph"/>
        <w:numPr>
          <w:ilvl w:val="0"/>
          <w:numId w:val="6"/>
        </w:numPr>
        <w:spacing w:lineRule="auto" w:line="360"/>
        <w:rPr>
          <w:rFonts w:ascii="FreeSerif" w:hAnsi="FreeSerif"/>
          <w:color w:val="000000"/>
          <w:sz w:val="24"/>
          <w:szCs w:val="24"/>
          <w:lang w:val="en-US"/>
        </w:rPr>
      </w:pPr>
      <w:r>
        <w:rPr>
          <w:rFonts w:ascii="FreeSerif" w:hAnsi="FreeSerif"/>
          <w:b/>
          <w:bCs/>
          <w:color w:val="000000"/>
          <w:sz w:val="24"/>
          <w:szCs w:val="24"/>
          <w:lang w:val="en-GB"/>
        </w:rPr>
        <w:t>Formatting: grammatical</w:t>
      </w:r>
      <w:r>
        <w:rPr>
          <w:rFonts w:ascii="FreeSerif" w:hAnsi="FreeSerif"/>
          <w:color w:val="000000"/>
          <w:sz w:val="24"/>
          <w:szCs w:val="24"/>
          <w:lang w:val="en-GB"/>
        </w:rPr>
        <w:t xml:space="preserve"> labels are in CAPS, </w:t>
      </w:r>
      <w:r>
        <w:rPr>
          <w:rFonts w:ascii="FreeSerif" w:hAnsi="FreeSerif"/>
          <w:b/>
          <w:bCs/>
          <w:color w:val="000000"/>
          <w:sz w:val="24"/>
          <w:szCs w:val="24"/>
          <w:lang w:val="en-GB"/>
        </w:rPr>
        <w:t>lexical</w:t>
      </w:r>
      <w:r>
        <w:rPr>
          <w:rFonts w:ascii="FreeSerif" w:hAnsi="FreeSerif"/>
          <w:color w:val="000000"/>
          <w:sz w:val="24"/>
          <w:szCs w:val="24"/>
          <w:lang w:val="en-GB"/>
        </w:rPr>
        <w:t xml:space="preserve"> meaning in ‘quotation marks’.</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75" w:name="__RefHeading___Toc5593_604395922"/>
      <w:bookmarkStart w:id="76" w:name="_toc1677"/>
      <w:bookmarkEnd w:id="75"/>
      <w:bookmarkEnd w:id="76"/>
      <w:r>
        <w:rPr>
          <w:rFonts w:ascii="FreeSerif" w:hAnsi="FreeSerif"/>
          <w:color w:val="000000"/>
          <w:lang w:val="en-GB"/>
        </w:rPr>
        <w:t>2</w:t>
      </w:r>
      <w:bookmarkStart w:id="77" w:name="_Toc41224864"/>
      <w:r>
        <w:rPr>
          <w:rFonts w:ascii="FreeSerif" w:hAnsi="FreeSerif"/>
          <w:color w:val="000000"/>
          <w:lang w:val="en-GB"/>
        </w:rPr>
        <w:t>.2.16 Target</w:t>
      </w:r>
      <w:bookmarkEnd w:id="77"/>
      <w:r>
        <w:rPr>
          <w:rFonts w:ascii="FreeSerif" w:hAnsi="FreeSerif"/>
          <w:color w:val="000000"/>
          <w:lang w:val="en-GB"/>
        </w:rPr>
        <w:t xml:space="preserve"> form</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ListParagraph"/>
        <w:numPr>
          <w:ilvl w:val="0"/>
          <w:numId w:val="7"/>
        </w:numPr>
        <w:spacing w:lineRule="auto" w:line="360"/>
        <w:rPr>
          <w:rFonts w:ascii="FreeSerif" w:hAnsi="FreeSerif"/>
          <w:color w:val="000000"/>
          <w:sz w:val="24"/>
          <w:szCs w:val="24"/>
          <w:lang w:val="en-US"/>
        </w:rPr>
      </w:pPr>
      <w:r>
        <w:rPr>
          <w:rFonts w:ascii="FreeSerif" w:hAnsi="FreeSerif"/>
          <w:b/>
          <w:bCs/>
          <w:color w:val="000000"/>
          <w:sz w:val="24"/>
          <w:szCs w:val="24"/>
          <w:lang w:val="en-GB"/>
        </w:rPr>
        <w:t>Material only</w:t>
      </w:r>
      <w:r>
        <w:rPr>
          <w:rFonts w:ascii="FreeSerif" w:hAnsi="FreeSerif"/>
          <w:color w:val="000000"/>
          <w:sz w:val="24"/>
          <w:szCs w:val="24"/>
          <w:lang w:val="en-GB"/>
        </w:rPr>
        <w:t xml:space="preserve">: In those columns, only </w:t>
      </w:r>
      <w:r>
        <w:rPr>
          <w:rFonts w:ascii="FreeSerif" w:hAnsi="FreeSerif"/>
          <w:b/>
          <w:bCs/>
          <w:color w:val="000000"/>
          <w:sz w:val="24"/>
          <w:szCs w:val="24"/>
          <w:lang w:val="en-GB"/>
        </w:rPr>
        <w:t>language material</w:t>
      </w:r>
      <w:r>
        <w:rPr>
          <w:rFonts w:ascii="FreeSerif" w:hAnsi="FreeSerif"/>
          <w:color w:val="000000"/>
          <w:sz w:val="24"/>
          <w:szCs w:val="24"/>
          <w:lang w:val="en-GB"/>
        </w:rPr>
        <w:t xml:space="preserve"> was entered. So, there should be no functional description of anything, be it nucleus or periphery.</w:t>
      </w:r>
    </w:p>
    <w:p>
      <w:pPr>
        <w:pStyle w:val="ListParagraph"/>
        <w:numPr>
          <w:ilvl w:val="0"/>
          <w:numId w:val="7"/>
        </w:numPr>
        <w:spacing w:lineRule="auto" w:line="360"/>
        <w:rPr>
          <w:rFonts w:ascii="FreeSerif" w:hAnsi="FreeSerif"/>
          <w:color w:val="000000"/>
          <w:sz w:val="24"/>
          <w:szCs w:val="24"/>
          <w:lang w:val="en-US"/>
        </w:rPr>
      </w:pPr>
      <w:r>
        <w:rPr>
          <w:rFonts w:ascii="FreeSerif" w:hAnsi="FreeSerif"/>
          <w:b/>
          <w:bCs/>
          <w:color w:val="000000"/>
          <w:sz w:val="24"/>
          <w:szCs w:val="24"/>
          <w:lang w:val="en-GB"/>
        </w:rPr>
        <w:t>One form (citation form)</w:t>
      </w:r>
      <w:r>
        <w:rPr>
          <w:rFonts w:ascii="FreeSerif" w:hAnsi="FreeSerif"/>
          <w:color w:val="000000"/>
          <w:sz w:val="24"/>
          <w:szCs w:val="24"/>
          <w:lang w:val="en-GB"/>
        </w:rPr>
        <w:t>: Only one form of the material is displayed, even if it is inflectable.</w:t>
      </w:r>
    </w:p>
    <w:p>
      <w:pPr>
        <w:pStyle w:val="ListParagraph"/>
        <w:numPr>
          <w:ilvl w:val="0"/>
          <w:numId w:val="7"/>
        </w:numPr>
        <w:spacing w:lineRule="auto" w:line="360"/>
        <w:rPr>
          <w:rFonts w:ascii="FreeSerif" w:hAnsi="FreeSerif"/>
          <w:color w:val="000000"/>
          <w:sz w:val="24"/>
          <w:szCs w:val="24"/>
          <w:lang w:val="en-US"/>
        </w:rPr>
      </w:pPr>
      <w:r>
        <w:rPr>
          <w:rFonts w:ascii="FreeSerif" w:hAnsi="FreeSerif"/>
          <w:b/>
          <w:bCs/>
          <w:color w:val="000000"/>
          <w:sz w:val="24"/>
          <w:szCs w:val="24"/>
          <w:lang w:val="en-GB"/>
        </w:rPr>
        <w:t>Allomorphs</w:t>
      </w:r>
      <w:r>
        <w:rPr>
          <w:rFonts w:ascii="FreeSerif" w:hAnsi="FreeSerif"/>
          <w:color w:val="000000"/>
          <w:sz w:val="24"/>
          <w:szCs w:val="24"/>
          <w:lang w:val="en-GB"/>
        </w:rPr>
        <w:t>: What may be coded here, are allomorphs (</w:t>
      </w:r>
      <w:r>
        <w:rPr>
          <w:rFonts w:ascii="FreeSerif" w:hAnsi="FreeSerif"/>
          <w:b/>
          <w:bCs/>
          <w:color w:val="000000"/>
          <w:sz w:val="24"/>
          <w:szCs w:val="24"/>
          <w:lang w:val="en-GB"/>
        </w:rPr>
        <w:t>separated by commas</w:t>
      </w:r>
      <w:r>
        <w:rPr>
          <w:rFonts w:ascii="FreeSerif" w:hAnsi="FreeSerif"/>
          <w:color w:val="000000"/>
          <w:sz w:val="24"/>
          <w:szCs w:val="24"/>
          <w:lang w:val="en-GB"/>
        </w:rPr>
        <w:t>); in case of a zero-alternation (round) brackets are used instead.</w:t>
      </w:r>
    </w:p>
    <w:p>
      <w:pPr>
        <w:pStyle w:val="ListParagraph"/>
        <w:numPr>
          <w:ilvl w:val="0"/>
          <w:numId w:val="7"/>
        </w:numPr>
        <w:spacing w:lineRule="auto" w:line="360"/>
        <w:rPr>
          <w:rFonts w:ascii="FreeSerif" w:hAnsi="FreeSerif"/>
          <w:color w:val="000000"/>
          <w:sz w:val="24"/>
          <w:szCs w:val="24"/>
          <w:lang w:val="en-US"/>
        </w:rPr>
      </w:pPr>
      <w:r>
        <w:rPr>
          <w:rFonts w:ascii="FreeSerif" w:hAnsi="FreeSerif"/>
          <w:b/>
          <w:bCs/>
          <w:color w:val="000000"/>
          <w:sz w:val="24"/>
          <w:szCs w:val="24"/>
          <w:lang w:val="en-GB"/>
        </w:rPr>
        <w:t>Phonological status</w:t>
      </w:r>
      <w:r>
        <w:rPr>
          <w:rFonts w:ascii="FreeSerif" w:hAnsi="FreeSerif"/>
          <w:color w:val="000000"/>
          <w:sz w:val="24"/>
          <w:szCs w:val="24"/>
          <w:lang w:val="en-GB"/>
        </w:rPr>
        <w:t xml:space="preserve">: status (clitic, bound, free) is indicated by using the </w:t>
      </w:r>
      <w:r>
        <w:rPr>
          <w:rFonts w:ascii="FreeSerif" w:hAnsi="FreeSerif"/>
          <w:b/>
          <w:bCs/>
          <w:color w:val="000000"/>
          <w:sz w:val="24"/>
          <w:szCs w:val="24"/>
          <w:lang w:val="en-GB"/>
        </w:rPr>
        <w:t xml:space="preserve">equal </w:t>
      </w:r>
      <w:r>
        <w:rPr>
          <w:rFonts w:ascii="FreeSerif" w:hAnsi="FreeSerif"/>
          <w:color w:val="000000"/>
          <w:sz w:val="24"/>
          <w:szCs w:val="24"/>
          <w:lang w:val="en-GB"/>
        </w:rPr>
        <w:t xml:space="preserve">“=”, </w:t>
      </w:r>
      <w:r>
        <w:rPr>
          <w:rFonts w:eastAsia="Calibri" w:cs="Noto Sans Arabic" w:ascii="FreeSerif" w:hAnsi="FreeSerif"/>
          <w:b/>
          <w:bCs/>
          <w:color w:val="000000"/>
          <w:kern w:val="0"/>
          <w:sz w:val="24"/>
          <w:szCs w:val="24"/>
          <w:lang w:val="en-GB" w:eastAsia="en-US" w:bidi="ar-SA"/>
        </w:rPr>
        <w:t>minus</w:t>
      </w:r>
      <w:r>
        <w:rPr>
          <w:rFonts w:ascii="FreeSerif" w:hAnsi="FreeSerif"/>
          <w:color w:val="000000"/>
          <w:sz w:val="24"/>
          <w:szCs w:val="24"/>
          <w:lang w:val="en-GB"/>
        </w:rPr>
        <w:t xml:space="preserve"> “-“ or </w:t>
      </w:r>
      <w:r>
        <w:rPr>
          <w:rFonts w:ascii="FreeSerif" w:hAnsi="FreeSerif"/>
          <w:b/>
          <w:bCs/>
          <w:color w:val="000000"/>
          <w:sz w:val="24"/>
          <w:szCs w:val="24"/>
          <w:lang w:val="en-GB"/>
        </w:rPr>
        <w:t xml:space="preserve">space </w:t>
      </w:r>
      <w:r>
        <w:rPr>
          <w:rFonts w:ascii="FreeSerif" w:hAnsi="FreeSerif"/>
          <w:color w:val="000000"/>
          <w:sz w:val="24"/>
          <w:szCs w:val="24"/>
          <w:lang w:val="en-GB"/>
        </w:rPr>
        <w:t>“ “ respectively.</w:t>
      </w:r>
    </w:p>
    <w:p>
      <w:pPr>
        <w:pStyle w:val="ListParagraph"/>
        <w:numPr>
          <w:ilvl w:val="0"/>
          <w:numId w:val="7"/>
        </w:numPr>
        <w:spacing w:lineRule="auto" w:line="360"/>
        <w:rPr>
          <w:lang w:val="en-US"/>
        </w:rPr>
      </w:pPr>
      <w:r>
        <w:rPr>
          <w:rFonts w:ascii="FreeSerif" w:hAnsi="FreeSerif"/>
          <w:b/>
          <w:bCs/>
          <w:color w:val="000000"/>
          <w:sz w:val="24"/>
          <w:szCs w:val="24"/>
          <w:lang w:val="en-GB"/>
        </w:rPr>
        <w:t>Coding Periphery vs</w:t>
      </w:r>
      <w:r>
        <w:rPr>
          <w:rFonts w:ascii="FreeSerif" w:hAnsi="FreeSerif"/>
          <w:color w:val="000000"/>
          <w:sz w:val="24"/>
          <w:szCs w:val="24"/>
          <w:lang w:val="en-GB"/>
        </w:rPr>
        <w:t xml:space="preserve">. </w:t>
      </w:r>
      <w:r>
        <w:rPr>
          <w:rFonts w:ascii="FreeSerif" w:hAnsi="FreeSerif"/>
          <w:b/>
          <w:bCs/>
          <w:color w:val="000000"/>
          <w:sz w:val="24"/>
          <w:szCs w:val="24"/>
          <w:lang w:val="en-GB"/>
        </w:rPr>
        <w:t>Nucleus</w:t>
      </w:r>
      <w:r>
        <w:rPr>
          <w:rFonts w:ascii="FreeSerif" w:hAnsi="FreeSerif"/>
          <w:color w:val="000000"/>
          <w:sz w:val="24"/>
          <w:szCs w:val="24"/>
          <w:lang w:val="en-GB"/>
        </w:rPr>
        <w:t xml:space="preserve">: Although this is usually more relevant for the </w:t>
      </w:r>
      <w:hyperlink w:anchor="_toc1714">
        <w:r>
          <w:rPr>
            <w:rStyle w:val="InternetLink"/>
            <w:rFonts w:ascii="FreeSerif" w:hAnsi="FreeSerif"/>
            <w:color w:val="000000"/>
            <w:sz w:val="24"/>
            <w:szCs w:val="24"/>
            <w:lang w:val="en-GB"/>
          </w:rPr>
          <w:t>source</w:t>
        </w:r>
      </w:hyperlink>
      <w:r>
        <w:rPr>
          <w:rFonts w:ascii="FreeSerif" w:hAnsi="FreeSerif"/>
          <w:color w:val="000000"/>
          <w:sz w:val="24"/>
          <w:szCs w:val="24"/>
          <w:lang w:val="en-GB"/>
        </w:rPr>
        <w:t xml:space="preserve">, peripheral parts of constructions may be given in </w:t>
      </w:r>
      <w:r>
        <w:rPr>
          <w:rFonts w:ascii="FreeSerif" w:hAnsi="FreeSerif"/>
          <w:b/>
          <w:bCs/>
          <w:color w:val="000000"/>
          <w:sz w:val="24"/>
          <w:szCs w:val="24"/>
          <w:lang w:val="en-GB"/>
        </w:rPr>
        <w:t xml:space="preserve">brackets </w:t>
      </w:r>
      <w:r>
        <w:rPr>
          <w:rFonts w:ascii="FreeSerif" w:hAnsi="FreeSerif"/>
          <w:color w:val="000000"/>
          <w:sz w:val="24"/>
          <w:szCs w:val="24"/>
          <w:lang w:val="en-GB"/>
        </w:rPr>
        <w:t>for the target as well.</w:t>
      </w:r>
    </w:p>
    <w:p>
      <w:pPr>
        <w:pStyle w:val="ListParagraph"/>
        <w:numPr>
          <w:ilvl w:val="0"/>
          <w:numId w:val="7"/>
        </w:numPr>
        <w:spacing w:lineRule="auto" w:line="360"/>
        <w:rPr>
          <w:rFonts w:ascii="FreeSerif" w:hAnsi="FreeSerif"/>
          <w:color w:val="000000"/>
          <w:sz w:val="24"/>
          <w:szCs w:val="24"/>
          <w:lang w:val="en-US"/>
        </w:rPr>
      </w:pPr>
      <w:r>
        <w:rPr>
          <w:rFonts w:ascii="FreeSerif" w:hAnsi="FreeSerif"/>
          <w:b/>
          <w:bCs/>
          <w:color w:val="000000"/>
          <w:sz w:val="24"/>
          <w:szCs w:val="24"/>
          <w:lang w:val="en-GB"/>
        </w:rPr>
        <w:t xml:space="preserve">Phonetic representation: </w:t>
      </w:r>
      <w:r>
        <w:rPr>
          <w:rFonts w:ascii="FreeSerif" w:hAnsi="FreeSerif"/>
          <w:color w:val="000000"/>
          <w:sz w:val="24"/>
          <w:szCs w:val="24"/>
          <w:lang w:val="en-GB"/>
        </w:rPr>
        <w:t xml:space="preserve">phonetic representation may occasionally be given </w:t>
      </w:r>
      <w:r>
        <w:rPr>
          <w:rFonts w:ascii="FreeSerif" w:hAnsi="FreeSerif"/>
          <w:b/>
          <w:bCs/>
          <w:color w:val="000000"/>
          <w:sz w:val="24"/>
          <w:szCs w:val="24"/>
          <w:lang w:val="en-GB"/>
        </w:rPr>
        <w:t xml:space="preserve">in square brackets </w:t>
      </w:r>
      <w:r>
        <w:rPr>
          <w:rFonts w:ascii="FreeSerif" w:hAnsi="FreeSerif"/>
          <w:color w:val="000000"/>
          <w:sz w:val="24"/>
          <w:szCs w:val="24"/>
          <w:lang w:val="en-GB"/>
        </w:rPr>
        <w:t>additionally.</w:t>
      </w:r>
    </w:p>
    <w:p>
      <w:pPr>
        <w:pStyle w:val="ListParagraph"/>
        <w:numPr>
          <w:ilvl w:val="0"/>
          <w:numId w:val="7"/>
        </w:numPr>
        <w:spacing w:lineRule="auto" w:line="360"/>
        <w:rPr>
          <w:rFonts w:ascii="FreeSerif" w:hAnsi="FreeSerif"/>
          <w:color w:val="000000"/>
          <w:sz w:val="24"/>
          <w:szCs w:val="24"/>
          <w:lang w:val="en-US"/>
          <w:ins w:id="216" w:author="Unknown Author" w:date="2022-01-25T12:19:28Z"/>
        </w:rPr>
      </w:pPr>
      <w:r>
        <w:rPr>
          <w:rFonts w:ascii="FreeSerif" w:hAnsi="FreeSerif"/>
          <w:b/>
          <w:bCs/>
          <w:color w:val="000000"/>
          <w:sz w:val="24"/>
          <w:szCs w:val="24"/>
          <w:lang w:val="en-GB"/>
        </w:rPr>
        <w:t xml:space="preserve">Zero morphemes: </w:t>
      </w:r>
      <w:r>
        <w:rPr>
          <w:rFonts w:ascii="FreeSerif" w:hAnsi="FreeSerif"/>
          <w:color w:val="000000"/>
          <w:sz w:val="24"/>
          <w:szCs w:val="24"/>
          <w:lang w:val="en-GB"/>
        </w:rPr>
        <w:t xml:space="preserve">zero is coded by the character </w:t>
      </w:r>
      <w:r>
        <w:rPr>
          <w:rFonts w:ascii="FreeSerif" w:hAnsi="FreeSerif"/>
          <w:b/>
          <w:bCs/>
          <w:color w:val="000000"/>
          <w:sz w:val="24"/>
          <w:szCs w:val="24"/>
          <w:lang w:val="en-GB"/>
        </w:rPr>
        <w:t>&lt; Ø &gt;</w:t>
      </w:r>
      <w:r>
        <w:rPr>
          <w:rFonts w:ascii="FreeSerif" w:hAnsi="FreeSerif"/>
          <w:color w:val="000000"/>
          <w:sz w:val="24"/>
          <w:szCs w:val="24"/>
          <w:lang w:val="en-GB"/>
        </w:rPr>
        <w:t>.</w:t>
      </w:r>
    </w:p>
    <w:p>
      <w:pPr>
        <w:pStyle w:val="ListParagraph"/>
        <w:numPr>
          <w:ilvl w:val="0"/>
          <w:numId w:val="7"/>
        </w:numPr>
        <w:spacing w:lineRule="auto" w:line="360"/>
        <w:rPr>
          <w:rFonts w:ascii="FreeSerif" w:hAnsi="FreeSerif"/>
          <w:color w:val="000000"/>
          <w:sz w:val="24"/>
          <w:szCs w:val="24"/>
          <w:lang w:val="en-US"/>
          <w:ins w:id="225" w:author="Unknown Author" w:date="2022-01-25T12:18:39Z"/>
        </w:rPr>
      </w:pPr>
      <w:ins w:id="217" w:author="Unknown Author" w:date="2022-01-25T12:19:28Z">
        <w:r>
          <w:rPr>
            <w:rFonts w:ascii="FreeSerif" w:hAnsi="FreeSerif"/>
            <w:b/>
            <w:bCs/>
            <w:color w:val="000000"/>
            <w:sz w:val="24"/>
            <w:szCs w:val="24"/>
            <w:lang w:val="en-GB"/>
          </w:rPr>
          <w:t>(</w:t>
        </w:r>
      </w:ins>
      <w:ins w:id="218" w:author="Unknown Author" w:date="2022-01-25T12:19:28Z">
        <w:r>
          <w:rPr>
            <w:rFonts w:eastAsia="Calibri" w:ascii="FreeSerif" w:hAnsi="FreeSerif"/>
            <w:b/>
            <w:bCs/>
            <w:color w:val="000000"/>
            <w:sz w:val="24"/>
            <w:szCs w:val="24"/>
            <w:lang w:val="en-GB"/>
          </w:rPr>
          <w:t>Non-Latin</w:t>
        </w:r>
      </w:ins>
      <w:ins w:id="219" w:author="Unknown Author" w:date="2022-01-25T12:19:28Z">
        <w:r>
          <w:rPr>
            <w:rFonts w:ascii="FreeSerif" w:hAnsi="FreeSerif"/>
            <w:b/>
            <w:bCs/>
            <w:color w:val="000000"/>
            <w:sz w:val="24"/>
            <w:szCs w:val="24"/>
            <w:lang w:val="en-GB"/>
          </w:rPr>
          <w:t>) orthographic representation</w:t>
        </w:r>
      </w:ins>
      <w:ins w:id="220" w:author="Unknown Author" w:date="2022-01-25T12:19:28Z">
        <w:r>
          <w:rPr>
            <w:rFonts w:ascii="FreeSerif" w:hAnsi="FreeSerif"/>
            <w:color w:val="000000"/>
            <w:sz w:val="24"/>
            <w:szCs w:val="24"/>
            <w:lang w:val="en-GB"/>
          </w:rPr>
          <w:t xml:space="preserve">: in a few cases, the native orthographic representation in the respective writing system is given in </w:t>
        </w:r>
      </w:ins>
      <w:ins w:id="221" w:author="Unknown Author" w:date="2022-01-25T12:19:28Z">
        <w:r>
          <w:rPr>
            <w:rFonts w:ascii="FreeSerif" w:hAnsi="FreeSerif"/>
            <w:b/>
            <w:bCs/>
            <w:color w:val="000000"/>
            <w:sz w:val="24"/>
            <w:szCs w:val="24"/>
            <w:lang w:val="en-GB"/>
          </w:rPr>
          <w:t xml:space="preserve">angle brackets </w:t>
        </w:r>
      </w:ins>
      <w:ins w:id="222" w:author="Unknown Author" w:date="2022-01-25T12:19:28Z">
        <w:r>
          <w:rPr>
            <w:rFonts w:ascii="FreeSerif" w:hAnsi="FreeSerif"/>
            <w:color w:val="000000"/>
            <w:sz w:val="24"/>
            <w:szCs w:val="24"/>
            <w:lang w:val="en-GB"/>
          </w:rPr>
          <w:t>(</w:t>
        </w:r>
      </w:ins>
      <w:ins w:id="223" w:author="Unknown Author" w:date="2022-01-25T12:19:28Z">
        <w:r>
          <w:rPr>
            <w:rFonts w:ascii="FreeSerif" w:hAnsi="FreeSerif"/>
            <w:b/>
            <w:bCs/>
            <w:color w:val="000000"/>
            <w:sz w:val="24"/>
            <w:szCs w:val="24"/>
            <w:lang w:val="en-GB"/>
          </w:rPr>
          <w:t>&lt; &gt;</w:t>
        </w:r>
      </w:ins>
      <w:ins w:id="224" w:author="Unknown Author" w:date="2022-01-25T12:19:28Z">
        <w:r>
          <w:rPr>
            <w:rFonts w:ascii="FreeSerif" w:hAnsi="FreeSerif"/>
            <w:color w:val="000000"/>
            <w:sz w:val="24"/>
            <w:szCs w:val="24"/>
            <w:lang w:val="en-GB"/>
          </w:rPr>
          <w:t>).</w:t>
        </w:r>
      </w:ins>
    </w:p>
    <w:p>
      <w:pPr>
        <w:pStyle w:val="ListParagraph"/>
        <w:numPr>
          <w:ilvl w:val="0"/>
          <w:numId w:val="7"/>
        </w:numPr>
        <w:spacing w:lineRule="auto" w:line="360"/>
        <w:rPr>
          <w:rFonts w:ascii="FreeSerif" w:hAnsi="FreeSerif"/>
          <w:color w:val="000000"/>
          <w:sz w:val="24"/>
          <w:szCs w:val="24"/>
        </w:rPr>
      </w:pPr>
      <w:ins w:id="226" w:author="Unknown Author" w:date="2022-01-25T12:19:19Z">
        <w:r>
          <w:rPr>
            <w:rFonts w:ascii="FreeSerif" w:hAnsi="FreeSerif"/>
            <w:b/>
            <w:bCs/>
            <w:color w:val="000000"/>
            <w:sz w:val="24"/>
            <w:szCs w:val="24"/>
            <w:lang w:val="en-GB"/>
          </w:rPr>
          <w:t xml:space="preserve">Syntactically bound </w:t>
        </w:r>
      </w:ins>
      <w:ins w:id="227" w:author="Unknown Author" w:date="2022-01-25T12:19:19Z">
        <w:r>
          <w:rPr>
            <w:rFonts w:eastAsia="Calibri" w:cs="Noto Sans Arabic" w:ascii="FreeSerif" w:hAnsi="FreeSerif"/>
            <w:b/>
            <w:bCs/>
            <w:color w:val="000000"/>
            <w:kern w:val="0"/>
            <w:sz w:val="24"/>
            <w:szCs w:val="24"/>
            <w:lang w:val="en-GB" w:eastAsia="en-US" w:bidi="ar-SA"/>
          </w:rPr>
          <w:t xml:space="preserve">but </w:t>
        </w:r>
      </w:ins>
      <w:ins w:id="228" w:author="Unknown Author" w:date="2022-01-25T12:19:19Z">
        <w:r>
          <w:rPr>
            <w:rFonts w:ascii="FreeSerif" w:hAnsi="FreeSerif"/>
            <w:b/>
            <w:bCs/>
            <w:color w:val="000000"/>
            <w:sz w:val="24"/>
            <w:szCs w:val="24"/>
            <w:lang w:val="en-GB"/>
          </w:rPr>
          <w:t>phonologically unbound morphs</w:t>
        </w:r>
      </w:ins>
      <w:ins w:id="229" w:author="Unknown Author" w:date="2022-01-25T12:19:19Z">
        <w:r>
          <w:rPr>
            <w:rFonts w:ascii="FreeSerif" w:hAnsi="FreeSerif"/>
            <w:b w:val="false"/>
            <w:bCs w:val="false"/>
            <w:color w:val="000000"/>
            <w:sz w:val="24"/>
            <w:szCs w:val="24"/>
            <w:lang w:val="en-GB"/>
          </w:rPr>
          <w:t xml:space="preserve">: in a few cases (mostly from the Korean dataset), there are syntactically bound morphs, which are phonologically unbound. This is represented by a </w:t>
        </w:r>
      </w:ins>
      <w:ins w:id="230" w:author="Unknown Author" w:date="2022-01-25T12:19:19Z">
        <w:r>
          <w:rPr>
            <w:rFonts w:ascii="FreeSerif" w:hAnsi="FreeSerif"/>
            <w:b/>
            <w:bCs/>
            <w:color w:val="000000"/>
            <w:sz w:val="24"/>
            <w:szCs w:val="24"/>
            <w:lang w:val="en-GB"/>
          </w:rPr>
          <w:t>dot (&lt; . &gt;)</w:t>
        </w:r>
      </w:ins>
      <w:ins w:id="231" w:author="Unknown Author" w:date="2022-01-25T12:19:19Z">
        <w:r>
          <w:rPr>
            <w:rFonts w:ascii="FreeSerif" w:hAnsi="FreeSerif"/>
            <w:b w:val="false"/>
            <w:bCs w:val="false"/>
            <w:color w:val="000000"/>
            <w:sz w:val="24"/>
            <w:szCs w:val="24"/>
            <w:lang w:val="en-GB"/>
          </w:rPr>
          <w:t xml:space="preserve"> instead of a space character between two morphs.</w:t>
        </w:r>
      </w:ins>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rFonts w:ascii="FreeSerif" w:hAnsi="FreeSerif"/>
          <w:color w:val="000000"/>
        </w:rPr>
      </w:pPr>
      <w:bookmarkStart w:id="78" w:name="__RefHeading___Toc5595_604395922"/>
      <w:bookmarkEnd w:id="78"/>
      <w:r>
        <w:rPr>
          <w:rFonts w:ascii="FreeSerif" w:hAnsi="FreeSerif"/>
          <w:color w:val="000000"/>
          <w:lang w:val="en-GB"/>
        </w:rPr>
        <w:t>2</w:t>
      </w:r>
      <w:bookmarkStart w:id="79" w:name="_Toc41224865"/>
      <w:r>
        <w:rPr>
          <w:rFonts w:ascii="FreeSerif" w:hAnsi="FreeSerif"/>
          <w:color w:val="000000"/>
          <w:lang w:val="en-GB"/>
        </w:rPr>
        <w:t>.2.17 Target meaning</w:t>
      </w:r>
      <w:bookmarkEnd w:id="79"/>
      <w:r>
        <w:rPr>
          <w:rFonts w:ascii="FreeSerif" w:hAnsi="FreeSerif"/>
          <w:color w:val="000000"/>
          <w:lang w:val="en-GB"/>
        </w:rPr>
        <w:tab/>
      </w:r>
    </w:p>
    <w:p>
      <w:pPr>
        <w:pStyle w:val="Normal"/>
        <w:rPr>
          <w:rFonts w:ascii="FreeSerif" w:hAnsi="FreeSerif"/>
          <w:color w:val="000000"/>
          <w:sz w:val="24"/>
          <w:szCs w:val="24"/>
        </w:rPr>
      </w:pPr>
      <w:r>
        <w:rPr>
          <w:rFonts w:ascii="FreeSerif" w:hAnsi="FreeSerif"/>
          <w:color w:val="000000"/>
          <w:sz w:val="24"/>
          <w:szCs w:val="24"/>
        </w:rPr>
      </w:r>
    </w:p>
    <w:p>
      <w:pPr>
        <w:pStyle w:val="ListParagraph"/>
        <w:numPr>
          <w:ilvl w:val="0"/>
          <w:numId w:val="8"/>
        </w:numPr>
        <w:rPr>
          <w:lang w:val="en-US"/>
        </w:rPr>
      </w:pPr>
      <w:r>
        <w:rPr>
          <w:rFonts w:ascii="FreeSerif" w:hAnsi="FreeSerif"/>
          <w:b/>
          <w:bCs/>
          <w:color w:val="000000"/>
          <w:sz w:val="24"/>
          <w:szCs w:val="24"/>
          <w:lang w:val="en-GB"/>
        </w:rPr>
        <w:t>One function:</w:t>
      </w:r>
      <w:r>
        <w:rPr>
          <w:rFonts w:ascii="FreeSerif" w:hAnsi="FreeSerif"/>
          <w:color w:val="000000"/>
          <w:sz w:val="24"/>
          <w:szCs w:val="24"/>
          <w:lang w:val="en-GB"/>
        </w:rPr>
        <w:t xml:space="preserve"> Only </w:t>
      </w:r>
      <w:r>
        <w:rPr>
          <w:rFonts w:ascii="FreeSerif" w:hAnsi="FreeSerif"/>
          <w:b/>
          <w:bCs/>
          <w:color w:val="000000"/>
          <w:sz w:val="24"/>
          <w:szCs w:val="24"/>
          <w:lang w:val="en-GB"/>
        </w:rPr>
        <w:t>one target function</w:t>
      </w:r>
      <w:r>
        <w:rPr>
          <w:rFonts w:ascii="FreeSerif" w:hAnsi="FreeSerif"/>
          <w:color w:val="000000"/>
          <w:sz w:val="24"/>
          <w:szCs w:val="24"/>
          <w:lang w:val="en-GB"/>
        </w:rPr>
        <w:t xml:space="preserve"> </w:t>
      </w:r>
      <w:del w:id="232" w:author="Unknown Author" w:date="2022-01-25T12:19:03Z">
        <w:r>
          <w:rPr>
            <w:rFonts w:ascii="FreeSerif" w:hAnsi="FreeSerif"/>
            <w:color w:val="000000"/>
            <w:sz w:val="24"/>
            <w:szCs w:val="24"/>
            <w:lang w:val="en-GB"/>
          </w:rPr>
          <w:delText>are</w:delText>
        </w:r>
      </w:del>
      <w:del w:id="233" w:author="Bisang, Prof. Dr. Walter" w:date="2022-01-25T00:04:00Z">
        <w:r>
          <w:rPr>
            <w:rFonts w:ascii="FreeSerif" w:hAnsi="FreeSerif"/>
            <w:color w:val="000000"/>
            <w:sz w:val="24"/>
            <w:szCs w:val="24"/>
            <w:lang w:val="en-GB"/>
          </w:rPr>
          <w:delText>should</w:delText>
        </w:r>
      </w:del>
      <w:ins w:id="234" w:author="Unknown Author" w:date="2022-01-25T12:19:03Z">
        <w:r>
          <w:rPr>
            <w:rFonts w:eastAsia="Calibri" w:ascii="FreeSerif" w:hAnsi="FreeSerif"/>
            <w:color w:val="000000"/>
            <w:sz w:val="24"/>
            <w:szCs w:val="24"/>
            <w:lang w:val="en-GB"/>
          </w:rPr>
          <w:t>is</w:t>
        </w:r>
      </w:ins>
      <w:del w:id="235" w:author="Bisang, Prof. Dr. Walter" w:date="2022-01-25T00:04:00Z">
        <w:r>
          <w:rPr>
            <w:rFonts w:eastAsia="Calibri" w:ascii="FreeSerif" w:hAnsi="FreeSerif"/>
            <w:color w:val="000000"/>
            <w:sz w:val="24"/>
            <w:szCs w:val="24"/>
            <w:lang w:val="en-GB"/>
          </w:rPr>
          <w:delText xml:space="preserve"> be</w:delText>
        </w:r>
      </w:del>
      <w:r>
        <w:rPr>
          <w:rFonts w:ascii="FreeSerif" w:hAnsi="FreeSerif"/>
          <w:color w:val="000000"/>
          <w:sz w:val="24"/>
          <w:szCs w:val="24"/>
          <w:lang w:val="en-GB"/>
        </w:rPr>
        <w:t xml:space="preserve"> given here. If there are more, which are important to mention, or if it is uncertain, this can be done in the </w:t>
      </w:r>
      <w:hyperlink w:anchor="_toc1783">
        <w:r>
          <w:rPr>
            <w:rStyle w:val="InternetLink"/>
            <w:rFonts w:ascii="FreeSerif" w:hAnsi="FreeSerif"/>
            <w:color w:val="000000"/>
            <w:sz w:val="24"/>
            <w:szCs w:val="24"/>
            <w:lang w:val="en-GB"/>
          </w:rPr>
          <w:t>comment section</w:t>
        </w:r>
      </w:hyperlink>
      <w:r>
        <w:rPr>
          <w:rFonts w:ascii="FreeSerif" w:hAnsi="FreeSerif"/>
          <w:color w:val="000000"/>
          <w:sz w:val="24"/>
          <w:szCs w:val="24"/>
          <w:lang w:val="en-GB"/>
        </w:rPr>
        <w:t>.</w:t>
      </w:r>
    </w:p>
    <w:p>
      <w:pPr>
        <w:pStyle w:val="ListParagraph"/>
        <w:numPr>
          <w:ilvl w:val="0"/>
          <w:numId w:val="8"/>
        </w:numPr>
        <w:rPr/>
      </w:pPr>
      <w:r>
        <w:rPr>
          <w:rFonts w:eastAsia="SimSun" w:cs="Times New Roman" w:ascii="FreeSerif" w:hAnsi="FreeSerif"/>
          <w:b/>
          <w:bCs/>
          <w:color w:val="000000"/>
          <w:sz w:val="24"/>
          <w:szCs w:val="24"/>
          <w:lang w:val="en-GB"/>
        </w:rPr>
        <w:t>Most grammaticalized / p</w:t>
      </w:r>
      <w:r>
        <w:rPr>
          <w:rFonts w:ascii="FreeSerif" w:hAnsi="FreeSerif"/>
          <w:b/>
          <w:bCs/>
          <w:color w:val="000000"/>
          <w:sz w:val="24"/>
          <w:szCs w:val="24"/>
          <w:lang w:val="en-US"/>
        </w:rPr>
        <w:t>olygrammaticalization</w:t>
      </w:r>
      <w:r>
        <w:rPr>
          <w:rFonts w:ascii="FreeSerif" w:hAnsi="FreeSerif"/>
          <w:color w:val="000000"/>
          <w:sz w:val="24"/>
          <w:szCs w:val="24"/>
          <w:lang w:val="en-US"/>
        </w:rPr>
        <w:t xml:space="preserve">: Rather than creating several paths, in cases of clear </w:t>
      </w:r>
      <w:r>
        <w:rPr>
          <w:rFonts w:ascii="FreeSerif" w:hAnsi="FreeSerif"/>
          <w:b/>
          <w:bCs/>
          <w:color w:val="000000"/>
          <w:sz w:val="24"/>
          <w:szCs w:val="24"/>
          <w:lang w:val="en-US"/>
        </w:rPr>
        <w:t>polygrammaticalization</w:t>
      </w:r>
      <w:r>
        <w:rPr>
          <w:rFonts w:ascii="FreeSerif" w:hAnsi="FreeSerif"/>
          <w:color w:val="000000"/>
          <w:sz w:val="24"/>
          <w:szCs w:val="24"/>
          <w:lang w:val="en-US"/>
        </w:rPr>
        <w:t xml:space="preserve"> (several targets connected to the same instance of grammaticalization, i.e. source construction) we display only one prominent meaning in </w:t>
      </w:r>
      <w:hyperlink w:anchor="2.2.17_Target_meaning_|outline">
        <w:r>
          <w:rPr>
            <w:rStyle w:val="InternetLink"/>
            <w:rFonts w:ascii="FreeSerif" w:hAnsi="FreeSerif"/>
            <w:color w:val="000000"/>
            <w:sz w:val="24"/>
            <w:szCs w:val="24"/>
            <w:lang w:val="en-US"/>
          </w:rPr>
          <w:t>Target Meaning</w:t>
        </w:r>
      </w:hyperlink>
      <w:r>
        <w:rPr>
          <w:rFonts w:ascii="FreeSerif" w:hAnsi="FreeSerif"/>
          <w:color w:val="000000"/>
          <w:sz w:val="24"/>
          <w:szCs w:val="24"/>
          <w:lang w:val="en-US"/>
        </w:rPr>
        <w:t xml:space="preserve">. This </w:t>
      </w:r>
      <w:r>
        <w:rPr>
          <w:rFonts w:eastAsia="SimSun" w:cs="Times New Roman" w:ascii="FreeSerif" w:hAnsi="FreeSerif"/>
          <w:color w:val="000000"/>
          <w:sz w:val="24"/>
          <w:szCs w:val="24"/>
          <w:lang w:val="en-GB"/>
        </w:rPr>
        <w:t xml:space="preserve">function should be the </w:t>
      </w:r>
      <w:r>
        <w:rPr>
          <w:rFonts w:eastAsia="SimSun" w:cs="Times New Roman" w:ascii="FreeSerif" w:hAnsi="FreeSerif"/>
          <w:b/>
          <w:bCs/>
          <w:color w:val="000000"/>
          <w:sz w:val="24"/>
          <w:szCs w:val="24"/>
          <w:lang w:val="en-GB"/>
        </w:rPr>
        <w:t>most grammaticalized</w:t>
      </w:r>
      <w:r>
        <w:rPr>
          <w:rFonts w:eastAsia="SimSun" w:cs="Times New Roman" w:ascii="FreeSerif" w:hAnsi="FreeSerif"/>
          <w:color w:val="000000"/>
          <w:sz w:val="24"/>
          <w:szCs w:val="24"/>
          <w:lang w:val="en-GB"/>
        </w:rPr>
        <w:t xml:space="preserve">, i.e. integrated into the grammatical system of a language. If it cannot be decided, the most basic of the most grammaticalized functions will be coded. </w:t>
      </w:r>
      <w:r>
        <w:rPr>
          <w:rFonts w:ascii="FreeSerif" w:hAnsi="FreeSerif"/>
          <w:color w:val="000000"/>
          <w:sz w:val="24"/>
          <w:szCs w:val="24"/>
          <w:lang w:val="en-US"/>
        </w:rPr>
        <w:t xml:space="preserve">Other target functions were sometimes mentioned into the </w:t>
      </w:r>
      <w:hyperlink w:anchor="_toc1783">
        <w:r>
          <w:rPr>
            <w:rStyle w:val="InternetLink"/>
            <w:rFonts w:ascii="FreeSerif" w:hAnsi="FreeSerif"/>
            <w:color w:val="000000"/>
            <w:sz w:val="24"/>
            <w:szCs w:val="24"/>
            <w:lang w:val="en-US"/>
          </w:rPr>
          <w:t>comments</w:t>
        </w:r>
      </w:hyperlink>
      <w:r>
        <w:rPr>
          <w:rFonts w:ascii="FreeSerif" w:hAnsi="FreeSerif"/>
          <w:color w:val="000000"/>
          <w:sz w:val="24"/>
          <w:szCs w:val="24"/>
          <w:lang w:val="en-GB"/>
        </w:rPr>
        <w:t>.</w:t>
      </w:r>
    </w:p>
    <w:p>
      <w:pPr>
        <w:pStyle w:val="ListParagraph"/>
        <w:numPr>
          <w:ilvl w:val="0"/>
          <w:numId w:val="8"/>
        </w:numPr>
        <w:spacing w:lineRule="auto" w:line="360"/>
        <w:rPr>
          <w:lang w:val="en-US"/>
        </w:rPr>
      </w:pPr>
      <w:r>
        <w:rPr>
          <w:rFonts w:ascii="FreeSerif" w:hAnsi="FreeSerif"/>
          <w:b/>
          <w:bCs/>
          <w:color w:val="000000"/>
          <w:sz w:val="24"/>
          <w:szCs w:val="24"/>
          <w:lang w:val="en-GB"/>
        </w:rPr>
        <w:t>Function only</w:t>
      </w:r>
      <w:r>
        <w:rPr>
          <w:rFonts w:ascii="FreeSerif" w:hAnsi="FreeSerif"/>
          <w:color w:val="000000"/>
          <w:sz w:val="24"/>
          <w:szCs w:val="24"/>
          <w:lang w:val="en-GB"/>
        </w:rPr>
        <w:t xml:space="preserve">: In contrast to </w:t>
      </w:r>
      <w:hyperlink w:anchor="_toc1650">
        <w:r>
          <w:rPr>
            <w:rStyle w:val="InternetLink"/>
            <w:rFonts w:ascii="FreeSerif" w:hAnsi="FreeSerif"/>
            <w:color w:val="000000"/>
            <w:sz w:val="24"/>
            <w:szCs w:val="24"/>
            <w:lang w:val="en-GB"/>
          </w:rPr>
          <w:t>Source form</w:t>
        </w:r>
      </w:hyperlink>
      <w:r>
        <w:rPr>
          <w:rFonts w:ascii="FreeSerif" w:hAnsi="FreeSerif"/>
          <w:color w:val="000000"/>
          <w:sz w:val="24"/>
          <w:szCs w:val="24"/>
          <w:lang w:val="en-GB"/>
        </w:rPr>
        <w:t xml:space="preserve"> and </w:t>
      </w:r>
      <w:hyperlink w:anchor="_toc1677">
        <w:r>
          <w:rPr>
            <w:rStyle w:val="InternetLink"/>
            <w:rFonts w:ascii="FreeSerif" w:hAnsi="FreeSerif"/>
            <w:color w:val="000000"/>
            <w:sz w:val="24"/>
            <w:szCs w:val="24"/>
            <w:lang w:val="en-GB"/>
          </w:rPr>
          <w:t>Target form</w:t>
        </w:r>
      </w:hyperlink>
      <w:r>
        <w:rPr>
          <w:rFonts w:ascii="FreeSerif" w:hAnsi="FreeSerif"/>
          <w:color w:val="000000"/>
          <w:sz w:val="24"/>
          <w:szCs w:val="24"/>
          <w:lang w:val="en-GB"/>
        </w:rPr>
        <w:t>, here it should be only functions, not material.</w:t>
      </w:r>
    </w:p>
    <w:p>
      <w:pPr>
        <w:pStyle w:val="ListParagraph"/>
        <w:numPr>
          <w:ilvl w:val="0"/>
          <w:numId w:val="8"/>
        </w:numPr>
        <w:spacing w:lineRule="auto" w:line="360"/>
        <w:rPr>
          <w:lang w:val="en-US"/>
        </w:rPr>
      </w:pPr>
      <w:r>
        <w:rPr>
          <w:rFonts w:ascii="FreeSerif" w:hAnsi="FreeSerif"/>
          <w:b/>
          <w:bCs/>
          <w:color w:val="000000"/>
          <w:sz w:val="24"/>
          <w:szCs w:val="24"/>
          <w:lang w:val="en-GB"/>
        </w:rPr>
        <w:t>Corresponding entries</w:t>
      </w:r>
      <w:r>
        <w:rPr>
          <w:rFonts w:ascii="FreeSerif" w:hAnsi="FreeSerif"/>
          <w:color w:val="000000"/>
          <w:sz w:val="24"/>
          <w:szCs w:val="24"/>
          <w:lang w:val="en-GB"/>
        </w:rPr>
        <w:t xml:space="preserve">: For complex constructions, </w:t>
      </w:r>
      <w:r>
        <w:rPr>
          <w:rFonts w:ascii="FreeSerif" w:hAnsi="FreeSerif"/>
          <w:b/>
          <w:bCs/>
          <w:color w:val="000000"/>
          <w:sz w:val="24"/>
          <w:szCs w:val="24"/>
          <w:lang w:val="en-GB"/>
        </w:rPr>
        <w:t xml:space="preserve">every item here corresponds to an item in </w:t>
      </w:r>
      <w:hyperlink w:anchor="_toc1677">
        <w:r>
          <w:rPr>
            <w:rStyle w:val="InternetLink"/>
            <w:rFonts w:ascii="FreeSerif" w:hAnsi="FreeSerif"/>
            <w:b/>
            <w:bCs/>
            <w:color w:val="000000"/>
            <w:sz w:val="24"/>
            <w:szCs w:val="24"/>
            <w:lang w:val="en-GB"/>
          </w:rPr>
          <w:t>Target form</w:t>
        </w:r>
      </w:hyperlink>
      <w:r>
        <w:rPr>
          <w:rFonts w:ascii="FreeSerif" w:hAnsi="FreeSerif"/>
          <w:color w:val="000000"/>
          <w:sz w:val="24"/>
          <w:szCs w:val="24"/>
          <w:lang w:val="en-GB"/>
        </w:rPr>
        <w:t xml:space="preserve">. Peripheral items are marked equally as in the respective </w:t>
      </w:r>
      <w:hyperlink w:anchor="_toc1677">
        <w:r>
          <w:rPr>
            <w:rStyle w:val="InternetLink"/>
            <w:rFonts w:ascii="FreeSerif" w:hAnsi="FreeSerif"/>
            <w:color w:val="000000"/>
            <w:sz w:val="24"/>
            <w:szCs w:val="24"/>
            <w:u w:val="none"/>
            <w:lang w:val="en-GB"/>
          </w:rPr>
          <w:t>Target</w:t>
        </w:r>
      </w:hyperlink>
      <w:r>
        <w:rPr>
          <w:rFonts w:ascii="FreeSerif" w:hAnsi="FreeSerif"/>
          <w:color w:val="000000"/>
          <w:sz w:val="24"/>
          <w:szCs w:val="24"/>
          <w:lang w:val="en-GB"/>
        </w:rPr>
        <w:t xml:space="preserve">. </w:t>
      </w:r>
    </w:p>
    <w:p>
      <w:pPr>
        <w:pStyle w:val="ListParagraph"/>
        <w:numPr>
          <w:ilvl w:val="0"/>
          <w:numId w:val="8"/>
        </w:numPr>
        <w:spacing w:lineRule="auto" w:line="360"/>
        <w:rPr>
          <w:rFonts w:ascii="FreeSerif" w:hAnsi="FreeSerif"/>
          <w:color w:val="000000"/>
          <w:sz w:val="24"/>
          <w:szCs w:val="24"/>
          <w:lang w:val="en-US"/>
        </w:rPr>
      </w:pPr>
      <w:r>
        <w:rPr>
          <w:rFonts w:ascii="FreeSerif" w:hAnsi="FreeSerif"/>
          <w:b w:val="false"/>
          <w:bCs w:val="false"/>
          <w:color w:val="000000"/>
          <w:sz w:val="24"/>
          <w:szCs w:val="24"/>
          <w:lang w:val="en-GB"/>
        </w:rPr>
        <w:t xml:space="preserve">This field was more of a free text field for </w:t>
      </w:r>
      <w:r>
        <w:rPr>
          <w:rFonts w:eastAsia="Calibri" w:cs="Noto Sans Arabic" w:ascii="FreeSerif" w:hAnsi="FreeSerif"/>
          <w:b w:val="false"/>
          <w:bCs w:val="false"/>
          <w:color w:val="000000"/>
          <w:kern w:val="0"/>
          <w:sz w:val="24"/>
          <w:szCs w:val="24"/>
          <w:lang w:val="en-GB" w:eastAsia="en-US" w:bidi="ar-SA"/>
        </w:rPr>
        <w:t>contributor and coder, and therefore we find some variation in how some functions are expressed. However, w</w:t>
      </w:r>
      <w:r>
        <w:rPr>
          <w:rFonts w:ascii="FreeSerif" w:hAnsi="FreeSerif"/>
          <w:color w:val="000000"/>
          <w:sz w:val="24"/>
          <w:szCs w:val="24"/>
          <w:lang w:val="en-GB"/>
        </w:rPr>
        <w:t xml:space="preserve">e tried to stick to the basic formatting: (core) </w:t>
      </w:r>
      <w:r>
        <w:rPr>
          <w:rFonts w:ascii="FreeSerif" w:hAnsi="FreeSerif"/>
          <w:b/>
          <w:bCs/>
          <w:color w:val="000000"/>
          <w:sz w:val="24"/>
          <w:szCs w:val="24"/>
          <w:lang w:val="en-GB"/>
        </w:rPr>
        <w:t>grammatical</w:t>
      </w:r>
      <w:r>
        <w:rPr>
          <w:rFonts w:ascii="FreeSerif" w:hAnsi="FreeSerif"/>
          <w:color w:val="000000"/>
          <w:sz w:val="24"/>
          <w:szCs w:val="24"/>
          <w:lang w:val="en-GB"/>
        </w:rPr>
        <w:t xml:space="preserve"> labels in CAPS, </w:t>
      </w:r>
      <w:r>
        <w:rPr>
          <w:rFonts w:ascii="FreeSerif" w:hAnsi="FreeSerif"/>
          <w:b/>
          <w:bCs/>
          <w:color w:val="000000"/>
          <w:sz w:val="24"/>
          <w:szCs w:val="24"/>
          <w:lang w:val="en-GB"/>
        </w:rPr>
        <w:t>lexical</w:t>
      </w:r>
      <w:r>
        <w:rPr>
          <w:rFonts w:ascii="FreeSerif" w:hAnsi="FreeSerif"/>
          <w:color w:val="000000"/>
          <w:sz w:val="24"/>
          <w:szCs w:val="24"/>
          <w:lang w:val="en-GB"/>
        </w:rPr>
        <w:t xml:space="preserve"> meaning in ‘quotation marks’, everything else lower case. Also lower case for additional higher-level description (grammatical categories, word classes), as in “RESULTATIVE aspect”.</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80" w:name="__RefHeading___Toc5597_604395922"/>
      <w:bookmarkStart w:id="81" w:name="_toc1695"/>
      <w:bookmarkEnd w:id="80"/>
      <w:bookmarkEnd w:id="81"/>
      <w:r>
        <w:rPr>
          <w:rFonts w:ascii="FreeSerif" w:hAnsi="FreeSerif"/>
          <w:color w:val="000000"/>
          <w:lang w:val="en-GB"/>
        </w:rPr>
        <w:t>2</w:t>
      </w:r>
      <w:bookmarkStart w:id="82" w:name="_Toc41224866"/>
      <w:r>
        <w:rPr>
          <w:rFonts w:ascii="FreeSerif" w:hAnsi="FreeSerif"/>
          <w:color w:val="000000"/>
          <w:lang w:val="en-GB"/>
        </w:rPr>
        <w:t xml:space="preserve">.2.18 Target </w:t>
      </w:r>
      <w:r>
        <w:rPr>
          <w:rFonts w:ascii="FreeSerif" w:hAnsi="FreeSerif"/>
          <w:color w:val="000000"/>
          <w:lang w:val="en-GB"/>
        </w:rPr>
        <w:t>m</w:t>
      </w:r>
      <w:r>
        <w:rPr>
          <w:rFonts w:ascii="FreeSerif" w:hAnsi="FreeSerif"/>
          <w:color w:val="000000"/>
          <w:lang w:val="en-GB"/>
        </w:rPr>
        <w:t>eaning (simplified)</w:t>
      </w:r>
      <w:bookmarkEnd w:id="82"/>
    </w:p>
    <w:p>
      <w:pPr>
        <w:pStyle w:val="Normal"/>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9"/>
        </w:numPr>
        <w:spacing w:lineRule="auto" w:line="360"/>
        <w:rPr>
          <w:rFonts w:ascii="FreeSerif" w:hAnsi="FreeSerif"/>
          <w:color w:val="000000"/>
          <w:sz w:val="24"/>
          <w:szCs w:val="24"/>
          <w:lang w:val="en-US"/>
        </w:rPr>
      </w:pPr>
      <w:r>
        <w:rPr>
          <w:rFonts w:ascii="FreeSerif" w:hAnsi="FreeSerif"/>
          <w:b/>
          <w:bCs/>
          <w:color w:val="000000"/>
          <w:sz w:val="24"/>
          <w:szCs w:val="24"/>
          <w:lang w:val="en-GB"/>
        </w:rPr>
        <w:t>Main function of nucleus only:</w:t>
      </w:r>
      <w:r>
        <w:rPr>
          <w:rFonts w:ascii="FreeSerif" w:hAnsi="FreeSerif"/>
          <w:color w:val="000000"/>
          <w:sz w:val="24"/>
          <w:szCs w:val="24"/>
          <w:lang w:val="en-GB"/>
        </w:rPr>
        <w:t xml:space="preserve"> These columns are very similar to the above ones, but they represent only the one main function/meaning of the nucleus, and should be formulated in a more generalized manner, as these columns (or a derivative of them) will be used to make the databank searchable (at least, that is how it looks like at the moment).</w:t>
      </w:r>
    </w:p>
    <w:p>
      <w:pPr>
        <w:pStyle w:val="ListParagraph"/>
        <w:numPr>
          <w:ilvl w:val="0"/>
          <w:numId w:val="9"/>
        </w:numPr>
        <w:spacing w:lineRule="auto" w:line="360"/>
        <w:rPr>
          <w:rFonts w:ascii="FreeSerif" w:hAnsi="FreeSerif"/>
          <w:color w:val="000000"/>
          <w:sz w:val="24"/>
          <w:szCs w:val="24"/>
          <w:lang w:val="en-US"/>
        </w:rPr>
      </w:pPr>
      <w:r>
        <w:rPr>
          <w:rFonts w:ascii="FreeSerif" w:hAnsi="FreeSerif"/>
          <w:b/>
          <w:bCs/>
          <w:color w:val="000000"/>
          <w:sz w:val="24"/>
          <w:szCs w:val="24"/>
          <w:lang w:val="en-GB"/>
        </w:rPr>
        <w:t>Grammatical labels</w:t>
      </w:r>
      <w:r>
        <w:rPr>
          <w:rFonts w:ascii="FreeSerif" w:hAnsi="FreeSerif"/>
          <w:color w:val="000000"/>
          <w:sz w:val="24"/>
          <w:szCs w:val="24"/>
          <w:lang w:val="en-GB"/>
        </w:rPr>
        <w:t xml:space="preserve">: For non-lexical functions (= grammatical functions) we have formulated a closed vocabulary of grammatical labels, which are listed and defined here </w:t>
      </w:r>
      <w:r>
        <w:rPr>
          <w:rFonts w:ascii="FreeSerif" w:hAnsi="FreeSerif"/>
          <w:color w:val="000000"/>
          <w:sz w:val="24"/>
          <w:szCs w:val="24"/>
          <w:highlight w:val="red"/>
          <w:lang w:val="en-GB"/>
        </w:rPr>
        <w:t>[link to Grammatical Labels].</w:t>
      </w:r>
    </w:p>
    <w:p>
      <w:pPr>
        <w:pStyle w:val="ListParagraph"/>
        <w:numPr>
          <w:ilvl w:val="0"/>
          <w:numId w:val="9"/>
        </w:numPr>
        <w:spacing w:lineRule="auto" w:line="360"/>
        <w:rPr/>
      </w:pPr>
      <w:r>
        <w:rPr>
          <w:rFonts w:ascii="FreeSerif" w:hAnsi="FreeSerif"/>
          <w:b/>
          <w:bCs/>
          <w:color w:val="000000"/>
          <w:sz w:val="24"/>
          <w:szCs w:val="24"/>
          <w:lang w:val="en-GB"/>
        </w:rPr>
        <w:t>Formatting: grammatical</w:t>
      </w:r>
      <w:r>
        <w:rPr>
          <w:rFonts w:ascii="FreeSerif" w:hAnsi="FreeSerif"/>
          <w:color w:val="000000"/>
          <w:sz w:val="24"/>
          <w:szCs w:val="24"/>
          <w:lang w:val="en-GB"/>
        </w:rPr>
        <w:t xml:space="preserve"> labels are in CAPS, </w:t>
      </w:r>
      <w:r>
        <w:rPr>
          <w:rFonts w:ascii="FreeSerif" w:hAnsi="FreeSerif"/>
          <w:b/>
          <w:bCs/>
          <w:color w:val="000000"/>
          <w:sz w:val="24"/>
          <w:szCs w:val="24"/>
          <w:lang w:val="en-GB"/>
        </w:rPr>
        <w:t>lexical</w:t>
      </w:r>
      <w:r>
        <w:rPr>
          <w:rFonts w:ascii="FreeSerif" w:hAnsi="FreeSerif"/>
          <w:color w:val="000000"/>
          <w:sz w:val="24"/>
          <w:szCs w:val="24"/>
          <w:lang w:val="en-GB"/>
        </w:rPr>
        <w:t xml:space="preserve"> meaning in ‘quotation marks’.</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83" w:name="__RefHeading___Toc5599_604395922"/>
      <w:bookmarkStart w:id="84" w:name="_toc1700"/>
      <w:bookmarkEnd w:id="83"/>
      <w:bookmarkEnd w:id="84"/>
      <w:r>
        <w:rPr>
          <w:rFonts w:ascii="FreeSerif" w:hAnsi="FreeSerif"/>
          <w:color w:val="000000"/>
          <w:lang w:val="en-GB"/>
        </w:rPr>
        <w:t>2</w:t>
      </w:r>
      <w:bookmarkStart w:id="85" w:name="_Toc41224868"/>
      <w:r>
        <w:rPr>
          <w:rFonts w:ascii="FreeSerif" w:hAnsi="FreeSerif"/>
          <w:color w:val="000000"/>
          <w:lang w:val="en-GB"/>
        </w:rPr>
        <w:t>.2.19 Example (material)</w:t>
      </w:r>
      <w:bookmarkEnd w:id="85"/>
    </w:p>
    <w:p>
      <w:pPr>
        <w:pStyle w:val="Normal"/>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10"/>
        </w:numPr>
        <w:rPr>
          <w:rFonts w:ascii="FreeSerif" w:hAnsi="FreeSerif"/>
          <w:color w:val="000000"/>
          <w:sz w:val="24"/>
          <w:szCs w:val="24"/>
          <w:lang w:val="en-US"/>
        </w:rPr>
      </w:pPr>
      <w:r>
        <w:rPr>
          <w:rFonts w:cs="Calibri" w:ascii="FreeSerif" w:hAnsi="FreeSerif"/>
          <w:b/>
          <w:bCs/>
          <w:color w:val="000000"/>
          <w:sz w:val="24"/>
          <w:szCs w:val="24"/>
          <w:lang w:val="en-GB"/>
        </w:rPr>
        <w:t>Target function</w:t>
      </w:r>
      <w:r>
        <w:rPr>
          <w:rFonts w:cs="Calibri" w:ascii="FreeSerif" w:hAnsi="FreeSerif"/>
          <w:color w:val="000000"/>
          <w:sz w:val="24"/>
          <w:szCs w:val="24"/>
          <w:lang w:val="en-GB"/>
        </w:rPr>
        <w:t>: the examples exemplify the target function (grammaticalized function) of the item in question.</w:t>
      </w:r>
    </w:p>
    <w:p>
      <w:pPr>
        <w:pStyle w:val="ListParagraph"/>
        <w:numPr>
          <w:ilvl w:val="0"/>
          <w:numId w:val="10"/>
        </w:numPr>
        <w:rPr>
          <w:rFonts w:ascii="FreeSerif" w:hAnsi="FreeSerif"/>
          <w:color w:val="000000"/>
          <w:sz w:val="24"/>
          <w:szCs w:val="24"/>
          <w:lang w:val="en-US"/>
        </w:rPr>
      </w:pPr>
      <w:r>
        <w:rPr>
          <w:rFonts w:cs="Calibri" w:ascii="FreeSerif" w:hAnsi="FreeSerif"/>
          <w:b/>
          <w:bCs/>
          <w:color w:val="000000"/>
          <w:sz w:val="24"/>
          <w:szCs w:val="24"/>
          <w:lang w:val="en-GB"/>
        </w:rPr>
        <w:t>Sentential</w:t>
      </w:r>
      <w:r>
        <w:rPr>
          <w:rFonts w:cs="Calibri" w:ascii="FreeSerif" w:hAnsi="FreeSerif"/>
          <w:color w:val="000000"/>
          <w:sz w:val="24"/>
          <w:szCs w:val="24"/>
          <w:lang w:val="en-GB"/>
        </w:rPr>
        <w:t>: Examples are mostly whole sentences, sometimes only phrases or words.</w:t>
      </w:r>
    </w:p>
    <w:p>
      <w:pPr>
        <w:pStyle w:val="ListParagraph"/>
        <w:numPr>
          <w:ilvl w:val="0"/>
          <w:numId w:val="10"/>
        </w:numPr>
        <w:rPr>
          <w:rFonts w:ascii="FreeSerif" w:hAnsi="FreeSerif"/>
          <w:color w:val="000000"/>
          <w:sz w:val="24"/>
          <w:szCs w:val="24"/>
          <w:lang w:val="en-US"/>
        </w:rPr>
      </w:pPr>
      <w:r>
        <w:rPr>
          <w:rFonts w:cs="Calibri" w:ascii="FreeSerif" w:hAnsi="FreeSerif"/>
          <w:b/>
          <w:bCs/>
          <w:color w:val="000000"/>
          <w:sz w:val="24"/>
          <w:szCs w:val="24"/>
          <w:lang w:val="en-GB"/>
        </w:rPr>
        <w:t>Orthography</w:t>
      </w:r>
      <w:r>
        <w:rPr>
          <w:rFonts w:cs="Calibri" w:ascii="FreeSerif" w:hAnsi="FreeSerif"/>
          <w:color w:val="000000"/>
          <w:sz w:val="24"/>
          <w:szCs w:val="24"/>
          <w:lang w:val="en-GB"/>
        </w:rPr>
        <w:t>: Consistent with the/a standard orthography of the respective language.</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86" w:name="__RefHeading___Toc5601_604395922"/>
      <w:bookmarkStart w:id="87" w:name="_toc17061"/>
      <w:bookmarkEnd w:id="86"/>
      <w:bookmarkEnd w:id="87"/>
      <w:r>
        <w:rPr>
          <w:rFonts w:ascii="FreeSerif" w:hAnsi="FreeSerif"/>
          <w:color w:val="000000"/>
          <w:lang w:val="en-GB"/>
        </w:rPr>
        <w:t>2</w:t>
      </w:r>
      <w:bookmarkStart w:id="88" w:name="_Toc41224869"/>
      <w:r>
        <w:rPr>
          <w:rFonts w:ascii="FreeSerif" w:hAnsi="FreeSerif"/>
          <w:color w:val="000000"/>
          <w:lang w:val="en-GB"/>
        </w:rPr>
        <w:t>.2.20 Example (glossing)</w:t>
      </w:r>
      <w:bookmarkEnd w:id="88"/>
    </w:p>
    <w:p>
      <w:pPr>
        <w:pStyle w:val="Normal"/>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11"/>
        </w:numPr>
        <w:spacing w:lineRule="auto" w:line="360"/>
        <w:rPr>
          <w:rFonts w:ascii="FreeSerif" w:hAnsi="FreeSerif"/>
          <w:color w:val="000000"/>
          <w:sz w:val="24"/>
          <w:szCs w:val="24"/>
          <w:lang w:val="en-US"/>
        </w:rPr>
      </w:pPr>
      <w:r>
        <w:rPr>
          <w:rFonts w:ascii="FreeSerif" w:hAnsi="FreeSerif"/>
          <w:b/>
          <w:bCs/>
          <w:color w:val="000000"/>
          <w:sz w:val="24"/>
          <w:szCs w:val="24"/>
          <w:lang w:val="en-GB"/>
        </w:rPr>
        <w:t>Leipzig Glossing Rules</w:t>
      </w:r>
      <w:r>
        <w:rPr>
          <w:rFonts w:ascii="FreeSerif" w:hAnsi="FreeSerif"/>
          <w:color w:val="000000"/>
          <w:sz w:val="24"/>
          <w:szCs w:val="24"/>
          <w:lang w:val="en-GB"/>
        </w:rPr>
        <w:t>: We asked our contributors to stick to the Leipzig Glossing Rules for the glossing, whereever possible. We have no comprehensive list of all glosses used, and can only refer to the contributors on matters concerning the glossing of examples.</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89" w:name="__RefHeading___Toc5603_604395922"/>
      <w:bookmarkStart w:id="90" w:name="_toc1710"/>
      <w:bookmarkEnd w:id="89"/>
      <w:bookmarkEnd w:id="90"/>
      <w:r>
        <w:rPr>
          <w:rFonts w:ascii="FreeSerif" w:hAnsi="FreeSerif"/>
          <w:color w:val="000000"/>
        </w:rPr>
        <w:t>2</w:t>
      </w:r>
      <w:bookmarkStart w:id="91" w:name="_Toc41224870"/>
      <w:r>
        <w:rPr>
          <w:rFonts w:ascii="FreeSerif" w:hAnsi="FreeSerif"/>
          <w:color w:val="000000"/>
        </w:rPr>
        <w:t>.2.21 Example (translation)</w:t>
      </w:r>
      <w:bookmarkEnd w:id="91"/>
    </w:p>
    <w:p>
      <w:pPr>
        <w:pStyle w:val="Normal"/>
        <w:rPr>
          <w:rFonts w:ascii="FreeSerif" w:hAnsi="FreeSerif"/>
          <w:color w:val="000000"/>
          <w:sz w:val="24"/>
          <w:szCs w:val="24"/>
        </w:rPr>
      </w:pPr>
      <w:r>
        <w:rPr>
          <w:rFonts w:ascii="FreeSerif" w:hAnsi="FreeSerif"/>
          <w:color w:val="000000"/>
          <w:sz w:val="24"/>
          <w:szCs w:val="24"/>
        </w:rPr>
      </w:r>
    </w:p>
    <w:p>
      <w:pPr>
        <w:pStyle w:val="ListParagraph"/>
        <w:numPr>
          <w:ilvl w:val="0"/>
          <w:numId w:val="12"/>
        </w:numPr>
        <w:rPr>
          <w:rFonts w:ascii="FreeSerif" w:hAnsi="FreeSerif"/>
          <w:color w:val="000000"/>
          <w:sz w:val="24"/>
          <w:szCs w:val="24"/>
          <w:lang w:val="en-US"/>
        </w:rPr>
      </w:pPr>
      <w:r>
        <w:rPr>
          <w:rFonts w:eastAsia="Calibri" w:cs="Calibri" w:ascii="FreeSerif" w:hAnsi="FreeSerif"/>
          <w:b/>
          <w:bCs/>
          <w:color w:val="000000"/>
          <w:kern w:val="0"/>
          <w:sz w:val="24"/>
          <w:szCs w:val="24"/>
          <w:lang w:val="en-GB" w:eastAsia="en-US" w:bidi="ar-SA"/>
        </w:rPr>
        <w:t>Format:</w:t>
      </w:r>
      <w:r>
        <w:rPr>
          <w:rFonts w:cs="Calibri" w:ascii="FreeSerif" w:hAnsi="FreeSerif"/>
          <w:b/>
          <w:bCs/>
          <w:color w:val="000000"/>
          <w:sz w:val="24"/>
          <w:szCs w:val="24"/>
          <w:lang w:val="en-GB"/>
        </w:rPr>
        <w:t xml:space="preserve"> </w:t>
      </w:r>
      <w:r>
        <w:rPr>
          <w:rFonts w:cs="Calibri" w:ascii="FreeSerif" w:hAnsi="FreeSerif"/>
          <w:b w:val="false"/>
          <w:bCs w:val="false"/>
          <w:color w:val="000000"/>
          <w:sz w:val="24"/>
          <w:szCs w:val="24"/>
          <w:lang w:val="en-GB"/>
        </w:rPr>
        <w:t xml:space="preserve">translations </w:t>
      </w:r>
      <w:r>
        <w:rPr>
          <w:rFonts w:cs="Calibri" w:ascii="FreeSerif" w:hAnsi="FreeSerif"/>
          <w:color w:val="000000"/>
          <w:sz w:val="24"/>
          <w:szCs w:val="24"/>
          <w:lang w:val="en-GB"/>
        </w:rPr>
        <w:t xml:space="preserve">are formatted in such a way that they begin with a </w:t>
      </w:r>
      <w:r>
        <w:rPr>
          <w:rFonts w:cs="Calibri" w:ascii="FreeSerif" w:hAnsi="FreeSerif"/>
          <w:b/>
          <w:bCs/>
          <w:color w:val="000000"/>
          <w:sz w:val="24"/>
          <w:szCs w:val="24"/>
          <w:lang w:val="en-GB"/>
        </w:rPr>
        <w:t xml:space="preserve">capital letter </w:t>
      </w:r>
      <w:r>
        <w:rPr>
          <w:rFonts w:cs="Calibri" w:ascii="FreeSerif" w:hAnsi="FreeSerif"/>
          <w:color w:val="000000"/>
          <w:sz w:val="24"/>
          <w:szCs w:val="24"/>
          <w:lang w:val="en-GB"/>
        </w:rPr>
        <w:t xml:space="preserve">if they are in fact sentential and are surrounded by </w:t>
      </w:r>
      <w:r>
        <w:rPr>
          <w:rFonts w:cs="Calibri" w:ascii="FreeSerif" w:hAnsi="FreeSerif"/>
          <w:b/>
          <w:bCs/>
          <w:color w:val="000000"/>
          <w:sz w:val="24"/>
          <w:szCs w:val="24"/>
          <w:lang w:val="en-GB"/>
        </w:rPr>
        <w:t xml:space="preserve">simple quotation marks </w:t>
      </w:r>
      <w:r>
        <w:rPr>
          <w:rFonts w:cs="Calibri" w:ascii="FreeSerif" w:hAnsi="FreeSerif"/>
          <w:color w:val="000000"/>
          <w:sz w:val="24"/>
          <w:szCs w:val="24"/>
          <w:lang w:val="en-GB"/>
        </w:rPr>
        <w:t>in any case.</w:t>
      </w:r>
    </w:p>
    <w:p>
      <w:pPr>
        <w:pStyle w:val="ListParagraph"/>
        <w:numPr>
          <w:ilvl w:val="0"/>
          <w:numId w:val="12"/>
        </w:numPr>
        <w:rPr>
          <w:rFonts w:ascii="FreeSerif" w:hAnsi="FreeSerif"/>
          <w:color w:val="000000"/>
          <w:sz w:val="24"/>
          <w:szCs w:val="24"/>
          <w:lang w:val="en-US"/>
        </w:rPr>
      </w:pPr>
      <w:r>
        <w:rPr>
          <w:rFonts w:cs="Calibri" w:ascii="FreeSerif" w:hAnsi="FreeSerif"/>
          <w:b/>
          <w:bCs/>
          <w:color w:val="000000"/>
          <w:sz w:val="24"/>
          <w:szCs w:val="24"/>
          <w:lang w:val="en-GB"/>
        </w:rPr>
        <w:t>Optional: literal</w:t>
      </w:r>
      <w:r>
        <w:rPr>
          <w:rFonts w:cs="Calibri" w:ascii="FreeSerif" w:hAnsi="FreeSerif"/>
          <w:color w:val="000000"/>
          <w:sz w:val="24"/>
          <w:szCs w:val="24"/>
          <w:lang w:val="en-GB"/>
        </w:rPr>
        <w:t>: In cases where the source meaning of the construction is still a possible reading, a literal translation may be given additionally if the author chooses to (in brackets with the remark ‘lit.’ as is customary).</w:t>
      </w:r>
    </w:p>
    <w:p>
      <w:pPr>
        <w:pStyle w:val="ListParagraph"/>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92" w:name="__RefHeading___Toc18382_604395922"/>
      <w:bookmarkStart w:id="93" w:name="_toc1715"/>
      <w:bookmarkEnd w:id="92"/>
      <w:bookmarkEnd w:id="93"/>
      <w:r>
        <w:rPr>
          <w:rFonts w:ascii="FreeSerif" w:hAnsi="FreeSerif"/>
          <w:color w:val="000000"/>
          <w:lang w:val="en-GB"/>
        </w:rPr>
        <w:t>2.2.22 Example (reference)</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numPr>
          <w:ilvl w:val="0"/>
          <w:numId w:val="13"/>
        </w:numPr>
        <w:rPr>
          <w:rFonts w:ascii="FreeSerif" w:hAnsi="FreeSerif"/>
          <w:color w:val="000000"/>
          <w:sz w:val="24"/>
          <w:szCs w:val="24"/>
          <w:lang w:val="en-US"/>
        </w:rPr>
      </w:pPr>
      <w:r>
        <w:rPr>
          <w:rFonts w:ascii="FreeSerif" w:hAnsi="FreeSerif"/>
          <w:b/>
          <w:bCs/>
          <w:color w:val="000000"/>
          <w:sz w:val="24"/>
          <w:szCs w:val="24"/>
          <w:lang w:val="en-GB"/>
        </w:rPr>
        <w:t>Contributor reference</w:t>
      </w:r>
      <w:r>
        <w:rPr>
          <w:rFonts w:ascii="FreeSerif" w:hAnsi="FreeSerif"/>
          <w:color w:val="000000"/>
          <w:sz w:val="24"/>
          <w:szCs w:val="24"/>
          <w:lang w:val="en-GB"/>
        </w:rPr>
        <w:t>: If the author did not provide a citation for the example, we took them to be the warrant of this information (p.c.).</w:t>
      </w:r>
    </w:p>
    <w:p>
      <w:pPr>
        <w:pStyle w:val="Normal"/>
        <w:numPr>
          <w:ilvl w:val="0"/>
          <w:numId w:val="13"/>
        </w:numPr>
        <w:rPr>
          <w:rFonts w:ascii="FreeSerif" w:hAnsi="FreeSerif"/>
          <w:color w:val="000000"/>
          <w:sz w:val="24"/>
          <w:szCs w:val="24"/>
          <w:lang w:val="en-US"/>
        </w:rPr>
      </w:pPr>
      <w:r>
        <w:rPr>
          <w:rFonts w:ascii="FreeSerif" w:hAnsi="FreeSerif"/>
          <w:color w:val="000000"/>
          <w:sz w:val="24"/>
          <w:szCs w:val="24"/>
          <w:lang w:val="en-GB"/>
        </w:rPr>
        <w:t xml:space="preserve">A list of all references of examples </w:t>
      </w:r>
      <w:ins w:id="236" w:author="Unknown Author" w:date="2022-01-25T12:21:28Z">
        <w:r>
          <w:rPr>
            <w:rFonts w:ascii="FreeSerif" w:hAnsi="FreeSerif"/>
            <w:color w:val="000000"/>
            <w:sz w:val="24"/>
            <w:szCs w:val="24"/>
            <w:lang w:val="en-GB"/>
          </w:rPr>
          <w:t xml:space="preserve">(outside the handbook) </w:t>
        </w:r>
      </w:ins>
      <w:r>
        <w:rPr>
          <w:rFonts w:ascii="FreeSerif" w:hAnsi="FreeSerif"/>
          <w:color w:val="000000"/>
          <w:sz w:val="24"/>
          <w:szCs w:val="24"/>
          <w:lang w:val="en-GB"/>
        </w:rPr>
        <w:t xml:space="preserve">can be found here </w:t>
      </w:r>
      <w:r>
        <w:rPr>
          <w:rFonts w:ascii="FreeSerif" w:hAnsi="FreeSerif"/>
          <w:color w:val="000000"/>
          <w:sz w:val="24"/>
          <w:szCs w:val="24"/>
          <w:highlight w:val="red"/>
          <w:lang w:val="en-GB"/>
        </w:rPr>
        <w:t>[link to Example References]</w:t>
      </w:r>
      <w:del w:id="237" w:author="Unknown Author" w:date="2022-01-25T12:37:57Z">
        <w:r>
          <w:rPr/>
          <w:commentReference w:id="18"/>
        </w:r>
      </w:del>
      <w:r>
        <w:rPr>
          <w:rFonts w:ascii="FreeSerif" w:hAnsi="FreeSerif"/>
          <w:color w:val="000000"/>
          <w:sz w:val="24"/>
          <w:szCs w:val="24"/>
          <w:lang w:val="en-GB"/>
        </w:rPr>
        <w:t>.</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rPr>
      </w:pPr>
      <w:bookmarkStart w:id="94" w:name="__RefHeading___Toc5605_604395922"/>
      <w:bookmarkStart w:id="95" w:name="_toc1783"/>
      <w:bookmarkStart w:id="96" w:name="_toc1720"/>
      <w:bookmarkEnd w:id="94"/>
      <w:bookmarkEnd w:id="95"/>
      <w:bookmarkEnd w:id="96"/>
      <w:r>
        <w:rPr>
          <w:rFonts w:ascii="FreeSerif" w:hAnsi="FreeSerif"/>
          <w:color w:val="000000"/>
          <w:lang w:val="en-GB"/>
        </w:rPr>
        <w:t>2</w:t>
      </w:r>
      <w:bookmarkStart w:id="97" w:name="_Toc41224871"/>
      <w:r>
        <w:rPr>
          <w:rFonts w:ascii="FreeSerif" w:hAnsi="FreeSerif"/>
          <w:color w:val="000000"/>
          <w:lang w:val="en-GB"/>
        </w:rPr>
        <w:t>.2.23 Comments</w:t>
      </w:r>
      <w:bookmarkEnd w:id="97"/>
    </w:p>
    <w:p>
      <w:pPr>
        <w:pStyle w:val="Normal"/>
        <w:rPr>
          <w:rFonts w:ascii="FreeSerif" w:hAnsi="FreeSerif"/>
          <w:color w:val="000000"/>
          <w:sz w:val="24"/>
          <w:szCs w:val="24"/>
          <w:lang w:val="en-GB"/>
        </w:rPr>
      </w:pPr>
      <w:r>
        <w:rPr>
          <w:rFonts w:ascii="FreeSerif" w:hAnsi="FreeSerif"/>
          <w:color w:val="000000"/>
          <w:sz w:val="24"/>
          <w:szCs w:val="24"/>
          <w:lang w:val="en-GB"/>
        </w:rPr>
      </w:r>
    </w:p>
    <w:p>
      <w:pPr>
        <w:pStyle w:val="ListParagraph"/>
        <w:numPr>
          <w:ilvl w:val="0"/>
          <w:numId w:val="14"/>
        </w:numPr>
        <w:spacing w:lineRule="auto" w:line="360"/>
        <w:rPr>
          <w:rFonts w:ascii="FreeSerif" w:hAnsi="FreeSerif"/>
          <w:color w:val="000000"/>
          <w:sz w:val="24"/>
          <w:szCs w:val="24"/>
          <w:lang w:val="en-US"/>
        </w:rPr>
      </w:pPr>
      <w:r>
        <w:rPr>
          <w:rFonts w:ascii="FreeSerif" w:hAnsi="FreeSerif"/>
          <w:b/>
          <w:bCs/>
          <w:color w:val="000000"/>
          <w:sz w:val="24"/>
          <w:szCs w:val="24"/>
          <w:lang w:val="en-GB"/>
        </w:rPr>
        <w:t>Comments of any kind</w:t>
      </w:r>
      <w:r>
        <w:rPr>
          <w:rFonts w:ascii="FreeSerif" w:hAnsi="FreeSerif"/>
          <w:color w:val="000000"/>
          <w:sz w:val="24"/>
          <w:szCs w:val="24"/>
          <w:lang w:val="en-GB"/>
        </w:rPr>
        <w:t>: Here any comments concerning the path could be entered by the contributor, be it on metadata, description or evaluation.</w:t>
      </w:r>
    </w:p>
    <w:p>
      <w:pPr>
        <w:pStyle w:val="ListParagraph"/>
        <w:numPr>
          <w:ilvl w:val="0"/>
          <w:numId w:val="14"/>
        </w:numPr>
        <w:spacing w:lineRule="auto" w:line="360"/>
        <w:rPr>
          <w:rFonts w:ascii="FreeSerif" w:hAnsi="FreeSerif"/>
          <w:color w:val="000000"/>
          <w:sz w:val="24"/>
          <w:szCs w:val="24"/>
          <w:lang w:val="en-US"/>
        </w:rPr>
      </w:pPr>
      <w:r>
        <w:rPr>
          <w:rFonts w:ascii="FreeSerif" w:hAnsi="FreeSerif"/>
          <w:b/>
          <w:bCs/>
          <w:color w:val="000000"/>
          <w:sz w:val="24"/>
          <w:szCs w:val="24"/>
          <w:lang w:val="en-GB"/>
        </w:rPr>
        <w:t>Several comments</w:t>
      </w:r>
      <w:r>
        <w:rPr>
          <w:rFonts w:ascii="FreeSerif" w:hAnsi="FreeSerif"/>
          <w:color w:val="000000"/>
          <w:sz w:val="24"/>
          <w:szCs w:val="24"/>
          <w:lang w:val="en-GB"/>
        </w:rPr>
        <w:t>: If several comments accumulate in one cell, those should be separated by semicolons.</w:t>
      </w:r>
    </w:p>
    <w:p>
      <w:pPr>
        <w:pStyle w:val="Normal"/>
        <w:rPr>
          <w:rFonts w:ascii="FreeSerif" w:hAnsi="FreeSerif" w:cs="Calibri"/>
          <w:b/>
          <w:b/>
          <w:bCs/>
          <w:color w:val="000000"/>
          <w:sz w:val="24"/>
          <w:szCs w:val="24"/>
          <w:lang w:val="en-GB"/>
        </w:rPr>
      </w:pPr>
      <w:r>
        <w:rPr>
          <w:rFonts w:cs="Calibri" w:ascii="FreeSerif" w:hAnsi="FreeSerif"/>
          <w:b/>
          <w:bCs/>
          <w:color w:val="000000"/>
          <w:sz w:val="24"/>
          <w:szCs w:val="24"/>
          <w:lang w:val="en-GB"/>
        </w:rPr>
      </w:r>
    </w:p>
    <w:p>
      <w:pPr>
        <w:pStyle w:val="Heading3"/>
        <w:rPr>
          <w:lang w:val="en-US"/>
        </w:rPr>
      </w:pPr>
      <w:bookmarkStart w:id="98" w:name="__RefHeading___Toc30450_1543955912"/>
      <w:bookmarkStart w:id="99" w:name="_toc2207"/>
      <w:bookmarkEnd w:id="98"/>
      <w:bookmarkEnd w:id="99"/>
      <w:r>
        <w:rPr>
          <w:rStyle w:val="Berschrift3Zchn"/>
          <w:rFonts w:ascii="FreeSerif" w:hAnsi="FreeSerif"/>
          <w:color w:val="000000"/>
          <w:lang w:val="en-GB"/>
        </w:rPr>
        <w:t>2</w:t>
      </w:r>
      <w:bookmarkStart w:id="100" w:name="_Toc41224873"/>
      <w:r>
        <w:rPr>
          <w:rStyle w:val="Berschrift3Zchn"/>
          <w:rFonts w:ascii="FreeSerif" w:hAnsi="FreeSerif"/>
          <w:color w:val="000000"/>
          <w:lang w:val="en-GB"/>
        </w:rPr>
        <w:t xml:space="preserve">.2.24 </w:t>
      </w:r>
      <w:bookmarkEnd w:id="100"/>
      <w:r>
        <w:rPr>
          <w:rStyle w:val="Berschrift3Zchn"/>
          <w:rFonts w:ascii="FreeSerif" w:hAnsi="FreeSerif"/>
          <w:color w:val="000000"/>
          <w:lang w:val="en-GB"/>
        </w:rPr>
        <w:t>Parameters</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Normal"/>
        <w:rPr>
          <w:rFonts w:ascii="FreeSerif" w:hAnsi="FreeSerif"/>
          <w:color w:val="000000"/>
          <w:sz w:val="24"/>
          <w:szCs w:val="24"/>
          <w:lang w:val="en-US"/>
        </w:rPr>
      </w:pPr>
      <w:bookmarkStart w:id="101" w:name="__RefHeading___Toc3637_929207613"/>
      <w:bookmarkEnd w:id="101"/>
      <w:r>
        <w:rPr>
          <w:rFonts w:ascii="FreeSerif" w:hAnsi="FreeSerif"/>
          <w:color w:val="000000"/>
          <w:sz w:val="24"/>
          <w:szCs w:val="24"/>
          <w:lang w:val="en-US"/>
        </w:rPr>
        <w:t>This part concerns the 8 grammaticalization parameters. Their precise definitions can be found in the questionnaire. [</w:t>
      </w:r>
      <w:r>
        <w:rPr>
          <w:rFonts w:ascii="FreeSerif" w:hAnsi="FreeSerif"/>
          <w:color w:val="000000"/>
          <w:sz w:val="24"/>
          <w:szCs w:val="24"/>
          <w:highlight w:val="red"/>
          <w:lang w:val="en-US"/>
        </w:rPr>
        <w:t>Link to Questionnaire]</w:t>
      </w:r>
    </w:p>
    <w:p>
      <w:pPr>
        <w:pStyle w:val="Normal"/>
        <w:rPr>
          <w:rFonts w:ascii="FreeSerif" w:hAnsi="FreeSerif"/>
          <w:color w:val="000000"/>
          <w:sz w:val="24"/>
          <w:szCs w:val="24"/>
          <w:lang w:val="en-US"/>
        </w:rPr>
      </w:pPr>
      <w:r>
        <w:rPr>
          <w:rFonts w:ascii="FreeSerif" w:hAnsi="FreeSerif"/>
          <w:color w:val="000000"/>
          <w:sz w:val="24"/>
          <w:szCs w:val="24"/>
          <w:lang w:val="en-US"/>
        </w:rPr>
        <w:t>But some additional remarks might be necessary:</w:t>
      </w:r>
    </w:p>
    <w:p>
      <w:pPr>
        <w:pStyle w:val="ListParagraph"/>
        <w:numPr>
          <w:ilvl w:val="0"/>
          <w:numId w:val="15"/>
        </w:numPr>
        <w:rPr>
          <w:lang w:val="en-US"/>
        </w:rPr>
      </w:pPr>
      <w:r>
        <w:rPr>
          <w:rStyle w:val="Berschrift3Zchn"/>
          <w:rFonts w:ascii="FreeSerif" w:hAnsi="FreeSerif"/>
          <w:color w:val="000000"/>
          <w:lang w:val="en-GB"/>
        </w:rPr>
        <w:t xml:space="preserve">The baseline for the parameter </w:t>
      </w:r>
      <w:r>
        <w:rPr>
          <w:rStyle w:val="Berschrift3Zchn"/>
          <w:rFonts w:ascii="FreeSerif" w:hAnsi="FreeSerif"/>
          <w:b/>
          <w:bCs/>
          <w:color w:val="000000"/>
          <w:lang w:val="en-GB"/>
        </w:rPr>
        <w:t xml:space="preserve">decategorization </w:t>
      </w:r>
      <w:r>
        <w:rPr>
          <w:rStyle w:val="Berschrift3Zchn"/>
          <w:rFonts w:ascii="FreeSerif" w:hAnsi="FreeSerif"/>
          <w:color w:val="000000"/>
          <w:lang w:val="en-GB"/>
        </w:rPr>
        <w:t xml:space="preserve">are the categories expressed on lexical items (nouns, verbs, adjectives) in the specific language. Similarly, for </w:t>
      </w:r>
      <w:r>
        <w:rPr>
          <w:rStyle w:val="Berschrift3Zchn"/>
          <w:rFonts w:ascii="FreeSerif" w:hAnsi="FreeSerif"/>
          <w:b/>
          <w:bCs/>
          <w:color w:val="000000"/>
          <w:lang w:val="en-GB"/>
        </w:rPr>
        <w:t>syntagmatic variability</w:t>
      </w:r>
      <w:r>
        <w:rPr>
          <w:rStyle w:val="Berschrift3Zchn"/>
          <w:rFonts w:ascii="FreeSerif" w:hAnsi="FreeSerif"/>
          <w:color w:val="000000"/>
          <w:lang w:val="en-GB"/>
        </w:rPr>
        <w:t xml:space="preserve">, the </w:t>
      </w:r>
      <w:r>
        <w:rPr>
          <w:rStyle w:val="Berschrift3Zchn"/>
          <w:rFonts w:eastAsia="Calibri" w:cs="Noto Sans Arabic" w:ascii="FreeSerif" w:hAnsi="FreeSerif"/>
          <w:color w:val="000000"/>
          <w:sz w:val="24"/>
          <w:szCs w:val="24"/>
          <w:lang w:val="en-GB"/>
        </w:rPr>
        <w:t>baseline is the degree of positional freedom of the lexical item.</w:t>
      </w:r>
    </w:p>
    <w:p>
      <w:pPr>
        <w:pStyle w:val="ListParagraph"/>
        <w:numPr>
          <w:ilvl w:val="0"/>
          <w:numId w:val="45"/>
        </w:numPr>
        <w:rPr>
          <w:lang w:val="en-US"/>
        </w:rPr>
      </w:pPr>
      <w:r>
        <w:rPr>
          <w:rStyle w:val="Berschrift3Zchn"/>
          <w:rFonts w:ascii="FreeSerif" w:hAnsi="FreeSerif"/>
          <w:b/>
          <w:bCs/>
          <w:color w:val="000000"/>
          <w:lang w:val="en-GB"/>
        </w:rPr>
        <w:t>Semantic Integrity</w:t>
      </w:r>
      <w:r>
        <w:rPr>
          <w:rStyle w:val="Berschrift3Zchn"/>
          <w:rFonts w:ascii="FreeSerif" w:hAnsi="FreeSerif"/>
          <w:color w:val="000000"/>
          <w:lang w:val="en-GB"/>
        </w:rPr>
        <w:t xml:space="preserve">: </w:t>
      </w:r>
      <w:r>
        <w:rPr>
          <w:rStyle w:val="Berschrift3Zchn"/>
          <w:rFonts w:eastAsia="SimSun" w:cs="Times New Roman" w:ascii="FreeSerif" w:hAnsi="FreeSerif"/>
          <w:color w:val="000000"/>
          <w:lang w:val="en-US" w:eastAsia="de-DE"/>
        </w:rPr>
        <w:t>The distinction between ‘referential’ and ‘relational’ (cf. values 2 and 3) should be understood in the conventional sense that lexical categories have denotations (they independently convey the concept of a property, action or object), while grammatical categories do not.</w:t>
      </w:r>
    </w:p>
    <w:p>
      <w:pPr>
        <w:pStyle w:val="ListParagraph"/>
        <w:numPr>
          <w:ilvl w:val="0"/>
          <w:numId w:val="46"/>
        </w:numPr>
        <w:rPr>
          <w:lang w:val="en-US"/>
        </w:rPr>
      </w:pPr>
      <w:r>
        <w:rPr>
          <w:rStyle w:val="Berschrift3Zchn"/>
          <w:rFonts w:ascii="FreeSerif" w:hAnsi="FreeSerif"/>
          <w:color w:val="000000"/>
          <w:lang w:val="en-GB"/>
        </w:rPr>
        <w:t xml:space="preserve">Inflectional semantic case will be treated as value 4 for the parameter of </w:t>
      </w:r>
      <w:r>
        <w:rPr>
          <w:rStyle w:val="Berschrift3Zchn"/>
          <w:rFonts w:ascii="FreeSerif" w:hAnsi="FreeSerif"/>
          <w:b/>
          <w:bCs/>
          <w:color w:val="000000"/>
          <w:lang w:val="en-GB"/>
        </w:rPr>
        <w:t>Semantic Integrity</w:t>
      </w:r>
      <w:r>
        <w:rPr>
          <w:rStyle w:val="Berschrift3Zchn"/>
          <w:rFonts w:ascii="FreeSerif" w:hAnsi="FreeSerif"/>
          <w:color w:val="000000"/>
          <w:lang w:val="en-GB"/>
        </w:rPr>
        <w:t>, because practically every semantic case also constitutes a minor pattern of syntactic case.</w:t>
      </w:r>
    </w:p>
    <w:p>
      <w:pPr>
        <w:pStyle w:val="ListParagraph"/>
        <w:numPr>
          <w:ilvl w:val="0"/>
          <w:numId w:val="47"/>
        </w:numPr>
        <w:rPr>
          <w:rStyle w:val="Berschrift3Zchn"/>
          <w:rFonts w:ascii="Calibri" w:hAnsi="Calibri"/>
          <w:color w:val="auto"/>
          <w:sz w:val="22"/>
          <w:szCs w:val="22"/>
          <w:lang w:val="en-US"/>
        </w:rPr>
      </w:pPr>
      <w:r>
        <w:rPr>
          <w:rStyle w:val="Berschrift3Zchn"/>
          <w:rFonts w:ascii="FreeSerif" w:hAnsi="FreeSerif"/>
          <w:b/>
          <w:bCs/>
          <w:color w:val="000000"/>
          <w:lang w:val="en-GB"/>
        </w:rPr>
        <w:t>Phonetic reduction</w:t>
      </w:r>
      <w:r>
        <w:rPr>
          <w:rStyle w:val="Berschrift3Zchn"/>
          <w:rFonts w:ascii="FreeSerif" w:hAnsi="FreeSerif"/>
          <w:color w:val="000000"/>
          <w:lang w:val="en-GB"/>
        </w:rPr>
        <w:t xml:space="preserve">: the nucleus approach singles out one morph of the source construction as the nucleus, which is measured. It is compared to the </w:t>
      </w:r>
      <w:r>
        <w:rPr>
          <w:rStyle w:val="Berschrift3Zchn"/>
          <w:rFonts w:ascii="FreeSerif" w:hAnsi="FreeSerif"/>
          <w:b/>
          <w:bCs/>
          <w:color w:val="000000"/>
          <w:lang w:val="en-GB"/>
        </w:rPr>
        <w:t>corresponding</w:t>
      </w:r>
      <w:r>
        <w:rPr>
          <w:rStyle w:val="Berschrift3Zchn"/>
          <w:rFonts w:ascii="FreeSerif" w:hAnsi="FreeSerif"/>
          <w:color w:val="000000"/>
          <w:lang w:val="en-GB"/>
        </w:rPr>
        <w:t xml:space="preserve"> part of the target construction. If elements fuse in the course of the development (univerbation) or the like, unintuitive values for phonetic reduction can occur. This method has the advantage </w:t>
      </w:r>
      <w:r>
        <w:rPr>
          <w:rStyle w:val="Berschrift3Zchn"/>
          <w:rFonts w:eastAsia="Calibri" w:cs="Noto Sans Arabic" w:ascii="FreeSerif" w:hAnsi="FreeSerif"/>
          <w:color w:val="000000"/>
          <w:sz w:val="24"/>
          <w:szCs w:val="24"/>
          <w:lang w:val="en-GB"/>
        </w:rPr>
        <w:t>of</w:t>
      </w:r>
      <w:r>
        <w:rPr>
          <w:rStyle w:val="Berschrift3Zchn"/>
          <w:rFonts w:ascii="FreeSerif" w:hAnsi="FreeSerif"/>
          <w:b w:val="false"/>
          <w:bCs w:val="false"/>
          <w:color w:val="000000"/>
          <w:sz w:val="24"/>
          <w:szCs w:val="24"/>
          <w:lang w:val="en-US"/>
        </w:rPr>
        <w:t xml:space="preserve">theoretical consistency insofar as it applies the same metrics to the same unit of analysis (the nucleus). </w:t>
      </w:r>
      <w:del w:id="238" w:author="Unknown Author" w:date="2022-01-25T13:10:42Z">
        <w:r>
          <w:rPr/>
          <w:commentReference w:id="19"/>
        </w:r>
      </w:del>
    </w:p>
    <w:p>
      <w:pPr>
        <w:pStyle w:val="ListParagraph"/>
        <w:rPr>
          <w:rFonts w:ascii="FreeSerif" w:hAnsi="FreeSerif"/>
          <w:b w:val="false"/>
          <w:b w:val="false"/>
          <w:bCs w:val="false"/>
          <w:color w:val="000000"/>
          <w:sz w:val="24"/>
          <w:szCs w:val="24"/>
          <w:lang w:val="en-GB"/>
        </w:rPr>
      </w:pPr>
      <w:r>
        <w:rPr>
          <w:rFonts w:ascii="FreeSerif" w:hAnsi="FreeSerif"/>
          <w:b w:val="false"/>
          <w:bCs w:val="false"/>
          <w:color w:val="000000"/>
          <w:sz w:val="24"/>
          <w:szCs w:val="24"/>
          <w:lang w:val="en-GB"/>
        </w:rPr>
      </w:r>
    </w:p>
    <w:p>
      <w:pPr>
        <w:pStyle w:val="Normal"/>
        <w:spacing w:lineRule="auto" w:line="240" w:before="0" w:after="0"/>
        <w:jc w:val="both"/>
        <w:rPr>
          <w:rFonts w:ascii="FreeSerif" w:hAnsi="FreeSerif"/>
          <w:color w:val="000000"/>
          <w:sz w:val="24"/>
          <w:szCs w:val="24"/>
          <w:lang w:val="en-GB"/>
        </w:rPr>
      </w:pPr>
      <w:r>
        <w:rPr>
          <w:rFonts w:ascii="FreeSerif" w:hAnsi="FreeSerif"/>
          <w:color w:val="000000"/>
          <w:sz w:val="24"/>
          <w:szCs w:val="24"/>
          <w:lang w:val="en-GB"/>
        </w:rPr>
      </w:r>
    </w:p>
    <w:p>
      <w:pPr>
        <w:pStyle w:val="Heading3"/>
        <w:rPr>
          <w:rFonts w:ascii="FreeSerif" w:hAnsi="FreeSerif"/>
          <w:color w:val="000000"/>
          <w:lang w:val="en-US"/>
        </w:rPr>
      </w:pPr>
      <w:bookmarkStart w:id="102" w:name="__RefHeading___Toc3254_3335791526"/>
      <w:bookmarkStart w:id="103" w:name="_Toc412248471"/>
      <w:bookmarkEnd w:id="102"/>
      <w:r>
        <w:rPr>
          <w:rFonts w:cs="Calibri" w:ascii="FreeSerif" w:hAnsi="FreeSerif"/>
          <w:b/>
          <w:bCs/>
          <w:color w:val="000000"/>
          <w:lang w:val="en-US"/>
        </w:rPr>
        <w:t xml:space="preserve">2.3 </w:t>
      </w:r>
      <w:bookmarkEnd w:id="103"/>
      <w:r>
        <w:rPr>
          <w:rFonts w:cs="Calibri" w:ascii="FreeSerif" w:hAnsi="FreeSerif"/>
          <w:b/>
          <w:bCs/>
          <w:color w:val="000000"/>
          <w:lang w:val="en-US"/>
        </w:rPr>
        <w:t>Bibliography</w:t>
      </w:r>
    </w:p>
    <w:p>
      <w:pPr>
        <w:pStyle w:val="Normal"/>
        <w:rPr>
          <w:rFonts w:ascii="FreeSerif" w:hAnsi="FreeSerif"/>
          <w:color w:val="000000"/>
          <w:lang w:val="en-US"/>
        </w:rPr>
      </w:pPr>
      <w:r>
        <w:rPr>
          <w:rFonts w:ascii="FreeSerif" w:hAnsi="FreeSerif"/>
          <w:color w:val="000000"/>
          <w:lang w:val="en-US"/>
        </w:rPr>
      </w:r>
    </w:p>
    <w:p>
      <w:pPr>
        <w:pStyle w:val="Normal"/>
        <w:rPr/>
      </w:pPr>
      <w:r>
        <w:rPr>
          <w:rFonts w:eastAsia="Times New Roman" w:cs="Times New Roman" w:ascii="FreeSerif" w:hAnsi="FreeSerif"/>
          <w:color w:val="000000"/>
          <w:sz w:val="24"/>
          <w:szCs w:val="24"/>
          <w:lang w:val="en-US" w:eastAsia="zh-CN" w:bidi="th-TH"/>
        </w:rPr>
        <w:t>Agard, Frederick B. 1984. A Diachronic View. (A Course in Romance Linguistics, 2.) Georgetown University Press.</w:t>
      </w:r>
    </w:p>
    <w:p>
      <w:pPr>
        <w:pStyle w:val="Normal"/>
        <w:rPr/>
      </w:pPr>
      <w:r>
        <w:rPr>
          <w:rFonts w:eastAsia="Times New Roman" w:cs="Times New Roman" w:ascii="FreeSerif" w:hAnsi="FreeSerif"/>
          <w:color w:val="000000"/>
          <w:sz w:val="24"/>
          <w:szCs w:val="24"/>
          <w:lang w:val="en-US" w:eastAsia="zh-CN" w:bidi="th-TH"/>
        </w:rPr>
        <w:t>Bisang, Walter. 2011. Grammaticalization and typology. In Heiko Narrog &amp; Bernd Heine (eds.), Handbook of grammaticalization, 105–117. Oxford: Oxford University Press.</w:t>
      </w:r>
    </w:p>
    <w:p>
      <w:pPr>
        <w:pStyle w:val="Normal"/>
        <w:rPr/>
      </w:pPr>
      <w:ins w:id="239" w:author="Unknown Author" w:date="2022-01-25T11:33:50Z">
        <w:r>
          <w:rPr>
            <w:rFonts w:eastAsia="Times New Roman" w:cs="Times New Roman" w:ascii="FreeSerif" w:hAnsi="FreeSerif"/>
            <w:color w:val="000000"/>
            <w:sz w:val="24"/>
            <w:szCs w:val="24"/>
            <w:lang w:val="en-US" w:eastAsia="zh-CN" w:bidi="th-TH"/>
          </w:rPr>
          <w:t>Bisang</w:t>
        </w:r>
      </w:ins>
      <w:r>
        <w:rPr>
          <w:rFonts w:eastAsia="Times New Roman" w:cs="Times New Roman" w:ascii="FreeSerif" w:hAnsi="FreeSerif"/>
          <w:color w:val="000000"/>
          <w:sz w:val="24"/>
          <w:szCs w:val="24"/>
          <w:lang w:val="en-US" w:eastAsia="zh-CN" w:bidi="th-TH"/>
        </w:rPr>
        <w:t>, Walter; Becker, Laura; Malchukov, Andrej &amp; Martiny, Marvin</w:t>
      </w:r>
      <w:ins w:id="240" w:author="Unknown Author" w:date="2022-01-25T11:33:50Z">
        <w:r>
          <w:rPr>
            <w:rFonts w:eastAsia="Times New Roman" w:cs="Times New Roman" w:ascii="FreeSerif" w:hAnsi="FreeSerif"/>
            <w:color w:val="000000"/>
            <w:sz w:val="24"/>
            <w:szCs w:val="24"/>
            <w:lang w:val="en-US" w:eastAsia="zh-CN" w:bidi="th-TH"/>
          </w:rPr>
          <w:t xml:space="preserve">. </w:t>
        </w:r>
      </w:ins>
      <w:r>
        <w:rPr>
          <w:rFonts w:eastAsia="Times New Roman" w:cs="Times New Roman" w:ascii="FreeSerif" w:hAnsi="FreeSerif"/>
          <w:color w:val="000000"/>
          <w:kern w:val="0"/>
          <w:sz w:val="24"/>
          <w:szCs w:val="24"/>
          <w:lang w:val="en-US" w:eastAsia="zh-CN" w:bidi="th-TH"/>
        </w:rPr>
        <w:t>submitted</w:t>
      </w:r>
      <w:r>
        <w:rPr>
          <w:rFonts w:eastAsia="Times New Roman" w:cs="Times New Roman" w:ascii="FreeSerif" w:hAnsi="FreeSerif"/>
          <w:color w:val="000000"/>
          <w:sz w:val="24"/>
          <w:szCs w:val="24"/>
          <w:lang w:val="en-US" w:eastAsia="zh-CN" w:bidi="th-TH"/>
        </w:rPr>
        <w:t xml:space="preserve">. </w:t>
      </w:r>
      <w:r>
        <w:rPr>
          <w:rFonts w:eastAsia="Times New Roman" w:cs="Times New Roman" w:ascii="Times New Roman" w:hAnsi="Times New Roman"/>
          <w:b w:val="false"/>
          <w:bCs w:val="false"/>
          <w:color w:val="000000" w:themeColor="text1"/>
          <w:sz w:val="24"/>
          <w:szCs w:val="24"/>
          <w:lang w:val="en-US" w:eastAsia="zh-CN" w:bidi="th-TH"/>
        </w:rPr>
        <w:t>Grammaticalization scenarios: constraining typological variation.</w:t>
      </w:r>
    </w:p>
    <w:p>
      <w:pPr>
        <w:pStyle w:val="Normal"/>
        <w:rPr>
          <w:rFonts w:ascii="FreeSerif" w:hAnsi="FreeSerif"/>
          <w:color w:val="000000"/>
          <w:sz w:val="24"/>
          <w:szCs w:val="24"/>
          <w:lang w:val="en-GB"/>
          <w:ins w:id="241" w:author="Bisang, Prof. Dr. Walter" w:date="2022-01-24T23:05:00Z"/>
        </w:rPr>
      </w:pPr>
      <w:r>
        <w:rPr>
          <w:rFonts w:ascii="FreeSerif" w:hAnsi="FreeSerif"/>
          <w:color w:val="000000"/>
          <w:sz w:val="24"/>
          <w:szCs w:val="24"/>
          <w:lang w:val="en-GB"/>
        </w:rPr>
        <w:t xml:space="preserve">Bisang, Walter &amp; Andrej Malchukov (Eds.). </w:t>
      </w:r>
      <w:r>
        <w:rPr>
          <w:rFonts w:ascii="FreeSerif" w:hAnsi="FreeSerif"/>
          <w:i/>
          <w:iCs/>
          <w:color w:val="000000"/>
          <w:sz w:val="24"/>
          <w:szCs w:val="24"/>
          <w:lang w:val="en-GB"/>
        </w:rPr>
        <w:t>Grammaticalization Scenarios. Cross-linguistic Variation and Universal Tendencies</w:t>
      </w:r>
      <w:r>
        <w:rPr>
          <w:rFonts w:ascii="FreeSerif" w:hAnsi="FreeSerif"/>
          <w:color w:val="000000"/>
          <w:sz w:val="24"/>
          <w:szCs w:val="24"/>
          <w:lang w:val="en-GB"/>
        </w:rPr>
        <w:t>, 2 Volumes. Berlin: De Gruyter Mouton.</w:t>
      </w:r>
    </w:p>
    <w:p>
      <w:pPr>
        <w:pStyle w:val="Normal"/>
        <w:rPr>
          <w:rFonts w:ascii="FreeSerif" w:hAnsi="FreeSerif"/>
          <w:color w:val="000000"/>
          <w:sz w:val="24"/>
          <w:szCs w:val="24"/>
          <w:lang w:val="en-US"/>
        </w:rPr>
      </w:pPr>
      <w:ins w:id="242" w:author="Bisang, Prof. Dr. Walter" w:date="2022-01-24T23:06:00Z">
        <w:r>
          <w:rPr>
            <w:rFonts w:ascii="FreeSerif" w:hAnsi="FreeSerif"/>
            <w:color w:val="000000"/>
            <w:sz w:val="24"/>
            <w:szCs w:val="24"/>
          </w:rPr>
          <w:t xml:space="preserve">Bisang, Walter; Malchukov, Andrej; Rieder, Iris &amp; Linlin, Sun. 2020a. </w:t>
        </w:r>
      </w:ins>
      <w:ins w:id="243" w:author="Bisang, Prof. Dr. Walter" w:date="2022-01-24T23:06:00Z">
        <w:r>
          <w:rPr>
            <w:rFonts w:ascii="FreeSerif" w:hAnsi="FreeSerif"/>
            <w:color w:val="000000"/>
            <w:sz w:val="24"/>
            <w:szCs w:val="24"/>
            <w:lang w:val="en-US"/>
          </w:rPr>
          <w:t xml:space="preserve">Position paper: Universal and areal patterns in grammaticalization. </w:t>
        </w:r>
      </w:ins>
      <w:ins w:id="244" w:author="Bisang, Prof. Dr. Walter" w:date="2022-01-24T23:07:00Z">
        <w:r>
          <w:rPr>
            <w:rFonts w:ascii="FreeSerif" w:hAnsi="FreeSerif"/>
            <w:color w:val="000000"/>
            <w:sz w:val="24"/>
            <w:szCs w:val="24"/>
            <w:lang w:val="en-GB"/>
          </w:rPr>
          <w:t xml:space="preserve">In Walter Bisang, Andrej Malchukov (Eds.): </w:t>
        </w:r>
      </w:ins>
      <w:ins w:id="245" w:author="Bisang, Prof. Dr. Walter" w:date="2022-01-24T23:07:00Z">
        <w:r>
          <w:rPr>
            <w:rFonts w:ascii="FreeSerif" w:hAnsi="FreeSerif"/>
            <w:i/>
            <w:iCs/>
            <w:color w:val="000000"/>
            <w:sz w:val="24"/>
            <w:szCs w:val="24"/>
            <w:lang w:val="en-GB"/>
          </w:rPr>
          <w:t>Grammaticalization Scenarios. Cross-linguistic Variation and Universal Tendencies.</w:t>
        </w:r>
      </w:ins>
      <w:ins w:id="246" w:author="Bisang, Prof. Dr. Walter" w:date="2022-01-24T23:07:00Z">
        <w:r>
          <w:rPr>
            <w:rFonts w:ascii="FreeSerif" w:hAnsi="FreeSerif"/>
            <w:color w:val="000000"/>
            <w:sz w:val="24"/>
            <w:szCs w:val="24"/>
            <w:lang w:val="en-GB"/>
          </w:rPr>
          <w:t xml:space="preserve"> Volume 1: </w:t>
        </w:r>
      </w:ins>
      <w:ins w:id="247" w:author="Bisang, Prof. Dr. Walter" w:date="2022-01-24T23:07:00Z">
        <w:r>
          <w:rPr>
            <w:rFonts w:ascii="FreeSerif" w:hAnsi="FreeSerif"/>
            <w:i/>
            <w:iCs/>
            <w:color w:val="000000"/>
            <w:sz w:val="24"/>
            <w:szCs w:val="24"/>
            <w:lang w:val="en-GB"/>
          </w:rPr>
          <w:t>Grammaticalization Scenarios from Europe and Asia</w:t>
        </w:r>
      </w:ins>
      <w:ins w:id="248" w:author="Bisang, Prof. Dr. Walter" w:date="2022-01-24T23:07:00Z">
        <w:r>
          <w:rPr>
            <w:rFonts w:ascii="FreeSerif" w:hAnsi="FreeSerif"/>
            <w:color w:val="000000"/>
            <w:sz w:val="24"/>
            <w:szCs w:val="24"/>
            <w:lang w:val="en-GB"/>
          </w:rPr>
          <w:t>. Berlin: De Gruyter Mouton (Comparative Handbooks of Linguistics [CHL], 4.1), pp. 1–87.</w:t>
        </w:r>
      </w:ins>
    </w:p>
    <w:p>
      <w:pPr>
        <w:pStyle w:val="Normal"/>
        <w:rPr>
          <w:rFonts w:ascii="FreeSerif" w:hAnsi="FreeSerif"/>
          <w:color w:val="000000"/>
          <w:sz w:val="24"/>
          <w:szCs w:val="24"/>
          <w:lang w:val="en-US"/>
        </w:rPr>
      </w:pPr>
      <w:r>
        <w:rPr>
          <w:rFonts w:ascii="FreeSerif" w:hAnsi="FreeSerif"/>
          <w:color w:val="000000"/>
          <w:sz w:val="24"/>
          <w:szCs w:val="24"/>
        </w:rPr>
        <w:t>Bisang, Walter; Malchukov, Andrej; Rieder, Iris &amp; Linlin, Sun. 2020</w:t>
      </w:r>
      <w:ins w:id="249" w:author="Bisang, Prof. Dr. Walter" w:date="2022-01-24T23:05:00Z">
        <w:r>
          <w:rPr>
            <w:rFonts w:ascii="FreeSerif" w:hAnsi="FreeSerif"/>
            <w:color w:val="000000"/>
            <w:sz w:val="24"/>
            <w:szCs w:val="24"/>
          </w:rPr>
          <w:t>b</w:t>
        </w:r>
      </w:ins>
      <w:r>
        <w:rPr>
          <w:rFonts w:ascii="FreeSerif" w:hAnsi="FreeSerif"/>
          <w:color w:val="000000"/>
          <w:sz w:val="24"/>
          <w:szCs w:val="24"/>
        </w:rPr>
        <w:t xml:space="preserve">. </w:t>
      </w:r>
      <w:r>
        <w:rPr>
          <w:rFonts w:ascii="FreeSerif" w:hAnsi="FreeSerif"/>
          <w:color w:val="000000"/>
          <w:sz w:val="24"/>
          <w:szCs w:val="24"/>
          <w:lang w:val="en-US"/>
          <w:rPrChange w:id="0" w:author="Bisang, Prof. Dr. Walter" w:date="2022-01-24T23:05:00Z"/>
        </w:rPr>
        <w:t xml:space="preserve">Measuring grammaticalization: A questionnaire. </w:t>
      </w:r>
      <w:r>
        <w:rPr>
          <w:rFonts w:ascii="FreeSerif" w:hAnsi="FreeSerif"/>
          <w:color w:val="000000"/>
          <w:sz w:val="24"/>
          <w:szCs w:val="24"/>
          <w:lang w:val="en-GB"/>
        </w:rPr>
        <w:t xml:space="preserve">In Walter Bisang, Andrej Malchukov (Eds.): </w:t>
      </w:r>
      <w:r>
        <w:rPr>
          <w:rFonts w:ascii="FreeSerif" w:hAnsi="FreeSerif"/>
          <w:i/>
          <w:iCs/>
          <w:color w:val="000000"/>
          <w:sz w:val="24"/>
          <w:szCs w:val="24"/>
          <w:lang w:val="en-GB"/>
          <w:rPrChange w:id="0" w:author="Bisang, Prof. Dr. Walter" w:date="2022-01-24T23:05:00Z"/>
        </w:rPr>
        <w:t>Grammaticalization Scenarios. Cross-linguistic Variation and Universal Tendencies.</w:t>
      </w:r>
      <w:r>
        <w:rPr>
          <w:rFonts w:ascii="FreeSerif" w:hAnsi="FreeSerif"/>
          <w:color w:val="000000"/>
          <w:sz w:val="24"/>
          <w:szCs w:val="24"/>
          <w:lang w:val="en-GB"/>
        </w:rPr>
        <w:t xml:space="preserve"> Volume 1: </w:t>
      </w:r>
      <w:r>
        <w:rPr>
          <w:rFonts w:ascii="FreeSerif" w:hAnsi="FreeSerif"/>
          <w:i/>
          <w:iCs/>
          <w:color w:val="000000"/>
          <w:sz w:val="24"/>
          <w:szCs w:val="24"/>
          <w:lang w:val="en-GB"/>
          <w:rPrChange w:id="0" w:author="Bisang, Prof. Dr. Walter" w:date="2022-01-24T23:05:00Z"/>
        </w:rPr>
        <w:t>Grammaticalization Scenarios from Europe and Asia</w:t>
      </w:r>
      <w:r>
        <w:rPr>
          <w:rFonts w:ascii="FreeSerif" w:hAnsi="FreeSerif"/>
          <w:color w:val="000000"/>
          <w:sz w:val="24"/>
          <w:szCs w:val="24"/>
          <w:lang w:val="en-GB"/>
        </w:rPr>
        <w:t>. Berlin: De Gruyter Mouton (Comparative Handbooks of Linguistics [CHL], 4.1), pp.</w:t>
      </w:r>
      <w:ins w:id="253" w:author="Bisang, Prof. Dr. Walter" w:date="2022-01-24T23:07:00Z">
        <w:r>
          <w:rPr>
            <w:rFonts w:ascii="FreeSerif" w:hAnsi="FreeSerif"/>
            <w:color w:val="000000"/>
            <w:sz w:val="24"/>
            <w:szCs w:val="24"/>
            <w:lang w:val="en-GB"/>
          </w:rPr>
          <w:t xml:space="preserve"> </w:t>
        </w:r>
      </w:ins>
      <w:r>
        <w:rPr>
          <w:rFonts w:ascii="FreeSerif" w:hAnsi="FreeSerif"/>
          <w:color w:val="000000"/>
          <w:sz w:val="24"/>
          <w:szCs w:val="24"/>
          <w:lang w:val="en-GB"/>
        </w:rPr>
        <w:t>89–103.</w:t>
      </w:r>
    </w:p>
    <w:p>
      <w:pPr>
        <w:pStyle w:val="Normal"/>
        <w:rPr>
          <w:rFonts w:ascii="FreeSerif" w:hAnsi="FreeSerif"/>
          <w:color w:val="000000"/>
          <w:sz w:val="24"/>
          <w:szCs w:val="24"/>
          <w:lang w:val="en-GB"/>
        </w:rPr>
      </w:pPr>
      <w:r>
        <w:rPr>
          <w:rFonts w:ascii="FreeSerif" w:hAnsi="FreeSerif"/>
          <w:color w:val="000000"/>
          <w:sz w:val="24"/>
          <w:szCs w:val="24"/>
          <w:lang w:val="en-GB"/>
        </w:rPr>
        <w:t xml:space="preserve">Dryer, Matthew S. 1992. The Greenbergian Word Order Correlations. </w:t>
      </w:r>
      <w:r>
        <w:rPr>
          <w:rFonts w:ascii="FreeSerif" w:hAnsi="FreeSerif"/>
          <w:i/>
          <w:color w:val="000000"/>
          <w:sz w:val="24"/>
          <w:szCs w:val="24"/>
          <w:lang w:val="en-GB"/>
          <w:rPrChange w:id="0" w:author="Andrej Malchukov" w:date="2022-01-25T09:43:00Z"/>
        </w:rPr>
        <w:t>Language</w:t>
      </w:r>
      <w:r>
        <w:rPr>
          <w:rFonts w:ascii="FreeSerif" w:hAnsi="FreeSerif"/>
          <w:color w:val="000000"/>
          <w:sz w:val="24"/>
          <w:szCs w:val="24"/>
          <w:lang w:val="en-GB"/>
          <w:rPrChange w:id="0" w:author="Andrej Malchukov" w:date="2022-01-25T09:43:00Z"/>
        </w:rPr>
        <w:t xml:space="preserve"> 68: 81-138.</w:t>
      </w:r>
    </w:p>
    <w:p>
      <w:pPr>
        <w:pStyle w:val="Normal"/>
        <w:rPr>
          <w:lang w:val="en-US"/>
        </w:rPr>
      </w:pPr>
      <w:r>
        <w:rPr>
          <w:rFonts w:cs="Calibri" w:ascii="FreeSerif" w:hAnsi="FreeSerif"/>
          <w:color w:val="000000"/>
          <w:sz w:val="24"/>
          <w:szCs w:val="24"/>
          <w:lang w:val="en-GB"/>
        </w:rPr>
        <w:t xml:space="preserve">Hammarström, Harald, Forkel, Robert &amp; Haspelmath, Martin. 2022. </w:t>
      </w:r>
      <w:hyperlink r:id="rId27">
        <w:r>
          <w:rPr>
            <w:rStyle w:val="InternetLink"/>
            <w:rFonts w:eastAsia="Times New Roman" w:cs="Times-Roman" w:ascii="FreeSerif" w:hAnsi="FreeSerif"/>
            <w:color w:val="000000"/>
            <w:sz w:val="24"/>
            <w:szCs w:val="24"/>
            <w:lang w:val="en-GB" w:eastAsia="de-DE"/>
          </w:rPr>
          <w:t>Glottolog</w:t>
        </w:r>
      </w:hyperlink>
      <w:r>
        <w:rPr>
          <w:rFonts w:cs="Calibri" w:ascii="FreeSerif" w:hAnsi="FreeSerif"/>
          <w:color w:val="000000"/>
          <w:sz w:val="24"/>
          <w:szCs w:val="24"/>
          <w:lang w:val="en-GB"/>
        </w:rPr>
        <w:t xml:space="preserve">. </w:t>
      </w:r>
      <w:hyperlink r:id="rId28">
        <w:r>
          <w:rPr>
            <w:rStyle w:val="InternetLink"/>
            <w:rFonts w:cs="Calibri" w:ascii="FreeSerif" w:hAnsi="FreeSerif"/>
            <w:color w:val="000000"/>
            <w:sz w:val="24"/>
            <w:szCs w:val="24"/>
            <w:lang w:val="en-GB"/>
          </w:rPr>
          <w:t>https://glottolog.org</w:t>
        </w:r>
      </w:hyperlink>
      <w:r>
        <w:rPr>
          <w:rFonts w:cs="Calibri" w:ascii="FreeSerif" w:hAnsi="FreeSerif"/>
          <w:color w:val="000000"/>
          <w:sz w:val="24"/>
          <w:szCs w:val="24"/>
          <w:lang w:val="en-GB"/>
        </w:rPr>
        <w:t>. Version 4.5, accessed Jan 10</w:t>
      </w:r>
      <w:r>
        <w:rPr>
          <w:rFonts w:cs="Calibri" w:ascii="FreeSerif" w:hAnsi="FreeSerif"/>
          <w:color w:val="000000"/>
          <w:sz w:val="24"/>
          <w:szCs w:val="24"/>
          <w:vertAlign w:val="superscript"/>
          <w:lang w:val="en-GB"/>
        </w:rPr>
        <w:t>th</w:t>
      </w:r>
      <w:r>
        <w:rPr>
          <w:rFonts w:cs="Calibri" w:ascii="FreeSerif" w:hAnsi="FreeSerif"/>
          <w:color w:val="000000"/>
          <w:sz w:val="24"/>
          <w:szCs w:val="24"/>
          <w:lang w:val="en-GB"/>
        </w:rPr>
        <w:t xml:space="preserve"> 2022.</w:t>
      </w:r>
    </w:p>
    <w:p>
      <w:pPr>
        <w:pStyle w:val="Normal"/>
        <w:rPr>
          <w:rFonts w:ascii="FreeSerif" w:hAnsi="FreeSerif"/>
          <w:color w:val="000000"/>
          <w:sz w:val="24"/>
          <w:szCs w:val="24"/>
          <w:lang w:val="en-US"/>
        </w:rPr>
      </w:pPr>
      <w:r>
        <w:rPr>
          <w:rFonts w:ascii="FreeSerif" w:hAnsi="FreeSerif"/>
          <w:color w:val="000000"/>
          <w:sz w:val="24"/>
          <w:szCs w:val="24"/>
          <w:rPrChange w:id="0" w:author="Andrej Malchukov" w:date="2022-01-25T09:43:00Z"/>
        </w:rPr>
        <w:t xml:space="preserve">Harald Hammarström and Mark Donohue. </w:t>
      </w:r>
      <w:r>
        <w:rPr>
          <w:rFonts w:ascii="FreeSerif" w:hAnsi="FreeSerif"/>
          <w:color w:val="000000"/>
          <w:sz w:val="24"/>
          <w:szCs w:val="24"/>
          <w:lang w:val="en-GB"/>
        </w:rPr>
        <w:t>2014. Some Principles on the use of Macro-Areas in Typological Comparison. In Harald Hammarström and Lev Michael (eds.), Quantitative Approaches to Areal Linguistic Typology, 167-187. Leiden: Brill.</w:t>
      </w:r>
    </w:p>
    <w:p>
      <w:pPr>
        <w:pStyle w:val="Normal"/>
        <w:rPr>
          <w:rFonts w:ascii="FreeSerif" w:hAnsi="FreeSerif"/>
          <w:color w:val="000000"/>
          <w:sz w:val="24"/>
          <w:szCs w:val="24"/>
          <w:lang w:val="en-US"/>
        </w:rPr>
      </w:pPr>
      <w:r>
        <w:rPr>
          <w:rFonts w:ascii="FreeSerif" w:hAnsi="FreeSerif"/>
          <w:color w:val="000000"/>
          <w:sz w:val="24"/>
          <w:szCs w:val="24"/>
          <w:lang w:val="en-GB"/>
        </w:rPr>
        <w:t>Heine, Bernd &amp; Kuteva, Tania. 2002. World Lexicon of Grammaticalization. Cambridge University Press.</w:t>
      </w:r>
    </w:p>
    <w:p>
      <w:pPr>
        <w:pStyle w:val="Normal"/>
        <w:rPr>
          <w:rFonts w:ascii="FreeSerif" w:hAnsi="FreeSerif"/>
          <w:color w:val="000000"/>
          <w:sz w:val="24"/>
          <w:szCs w:val="24"/>
          <w:lang w:val="en-US"/>
        </w:rPr>
      </w:pPr>
      <w:r>
        <w:rPr>
          <w:rFonts w:ascii="FreeSerif" w:hAnsi="FreeSerif"/>
          <w:color w:val="000000"/>
          <w:sz w:val="24"/>
          <w:szCs w:val="24"/>
          <w:lang w:val="en-US"/>
        </w:rPr>
        <w:t>Kuteva, Tania; Heine, Bernd; Hong, Bo; Long, Haipang; Narrog, Heiko &amp; Rhee, Seongha. 2019. World Lexicon of Grammaticalization (2</w:t>
      </w:r>
      <w:r>
        <w:rPr>
          <w:rFonts w:ascii="FreeSerif" w:hAnsi="FreeSerif"/>
          <w:color w:val="000000"/>
          <w:sz w:val="24"/>
          <w:szCs w:val="24"/>
          <w:vertAlign w:val="superscript"/>
          <w:lang w:val="en-US"/>
        </w:rPr>
        <w:t>nd</w:t>
      </w:r>
      <w:r>
        <w:rPr>
          <w:rFonts w:ascii="FreeSerif" w:hAnsi="FreeSerif"/>
          <w:color w:val="000000"/>
          <w:sz w:val="24"/>
          <w:szCs w:val="24"/>
          <w:lang w:val="en-US"/>
        </w:rPr>
        <w:t xml:space="preserve"> ed.). Cambridge: Cambridge University Press. </w:t>
      </w:r>
    </w:p>
    <w:p>
      <w:pPr>
        <w:pStyle w:val="Normal"/>
        <w:rPr/>
      </w:pPr>
      <w:r>
        <w:rPr>
          <w:rFonts w:ascii="FreeSerif" w:hAnsi="FreeSerif"/>
          <w:color w:val="000000"/>
          <w:sz w:val="24"/>
          <w:szCs w:val="24"/>
          <w:lang w:val="en-US"/>
        </w:rPr>
        <w:t>Lehmann, Christian. 1995 [1982]. Thoughts on grammaticalization. A programmatic sketch.</w:t>
      </w:r>
      <w:ins w:id="257" w:author="Unknown Author" w:date="2022-01-26T00:21:43Z">
        <w:r>
          <w:rPr>
            <w:rFonts w:ascii="FreeSerif" w:hAnsi="FreeSerif"/>
            <w:color w:val="000000"/>
            <w:sz w:val="24"/>
            <w:szCs w:val="24"/>
            <w:lang w:val="en-US"/>
          </w:rPr>
          <w:t xml:space="preserve"> </w:t>
        </w:r>
      </w:ins>
      <w:r>
        <w:rPr>
          <w:rFonts w:ascii="FreeSerif" w:hAnsi="FreeSerif"/>
          <w:color w:val="000000"/>
          <w:sz w:val="24"/>
          <w:szCs w:val="24"/>
          <w:lang w:val="en-US"/>
        </w:rPr>
        <w:t>Munich: Lincom Europa.</w:t>
      </w:r>
    </w:p>
    <w:p>
      <w:pPr>
        <w:pStyle w:val="Normal"/>
        <w:rPr>
          <w:rFonts w:ascii="FreeSerif" w:hAnsi="FreeSerif"/>
          <w:color w:val="000000"/>
          <w:sz w:val="24"/>
          <w:szCs w:val="24"/>
          <w:lang w:val="en-GB"/>
        </w:rPr>
      </w:pPr>
      <w:r>
        <w:rPr>
          <w:rFonts w:ascii="FreeSerif" w:hAnsi="FreeSerif"/>
          <w:color w:val="000000"/>
          <w:sz w:val="24"/>
          <w:szCs w:val="24"/>
          <w:lang w:val="en-GB"/>
        </w:rPr>
      </w:r>
    </w:p>
    <w:p>
      <w:pPr>
        <w:pStyle w:val="Heading2"/>
        <w:numPr>
          <w:ilvl w:val="0"/>
          <w:numId w:val="2"/>
        </w:numPr>
        <w:rPr>
          <w:rFonts w:ascii="FreeSerif" w:hAnsi="FreeSerif"/>
          <w:color w:val="000000"/>
          <w:sz w:val="24"/>
          <w:szCs w:val="24"/>
          <w:lang w:val="en-US"/>
        </w:rPr>
      </w:pPr>
      <w:bookmarkStart w:id="104" w:name="__RefHeading___Toc4320_929207613"/>
      <w:bookmarkEnd w:id="104"/>
      <w:r>
        <w:rPr>
          <w:rFonts w:ascii="FreeSerif" w:hAnsi="FreeSerif"/>
          <w:color w:val="000000"/>
          <w:sz w:val="24"/>
          <w:szCs w:val="24"/>
          <w:lang w:val="en-GB"/>
        </w:rPr>
        <w:t>Further: How to cite / Contact / License</w:t>
      </w:r>
    </w:p>
    <w:p>
      <w:pPr>
        <w:pStyle w:val="Heading2"/>
        <w:rPr>
          <w:rFonts w:ascii="FreeSerif" w:hAnsi="FreeSerif"/>
          <w:color w:val="000000"/>
          <w:sz w:val="24"/>
          <w:szCs w:val="24"/>
          <w:lang w:val="en-US"/>
          <w:del w:id="258" w:author="Unknown Author" w:date="2022-01-25T13:15:53Z"/>
        </w:rPr>
      </w:pPr>
      <w:bookmarkStart w:id="105" w:name="__RefHeading___Toc4322_929207613"/>
      <w:bookmarkEnd w:id="105"/>
      <w:r>
        <w:rPr>
          <w:rFonts w:ascii="FreeSerif" w:hAnsi="FreeSerif"/>
          <w:color w:val="000000"/>
          <w:sz w:val="24"/>
          <w:szCs w:val="24"/>
          <w:lang w:val="en-GB"/>
        </w:rPr>
        <w:t>License</w:t>
      </w:r>
    </w:p>
    <w:p>
      <w:pPr>
        <w:pStyle w:val="Heading2"/>
        <w:rPr>
          <w:rFonts w:ascii="FreeSerif" w:hAnsi="FreeSerif"/>
          <w:color w:val="000000"/>
          <w:sz w:val="24"/>
          <w:szCs w:val="24"/>
          <w:lang w:val="en-US"/>
        </w:rPr>
      </w:pPr>
      <w:r>
        <w:rPr>
          <w:rFonts w:ascii="FreeSerif" w:hAnsi="FreeSerif"/>
          <w:color w:val="000000"/>
          <w:sz w:val="24"/>
          <w:szCs w:val="24"/>
          <w:lang w:val="en-US"/>
        </w:rPr>
      </w:r>
    </w:p>
    <w:p>
      <w:pPr>
        <w:pStyle w:val="Normal"/>
        <w:rPr>
          <w:lang w:val="en-US"/>
        </w:rPr>
      </w:pPr>
      <w:r>
        <w:rPr>
          <w:rFonts w:ascii="FreeSerif" w:hAnsi="FreeSerif"/>
          <w:color w:val="000000"/>
          <w:sz w:val="24"/>
          <w:szCs w:val="24"/>
          <w:lang w:val="en-GB"/>
        </w:rPr>
        <w:t xml:space="preserve">CC-BY </w:t>
      </w:r>
      <w:hyperlink r:id="rId29">
        <w:r>
          <w:rPr>
            <w:rStyle w:val="InternetLink"/>
            <w:rFonts w:ascii="FreeSerif" w:hAnsi="FreeSerif"/>
            <w:color w:val="000000"/>
            <w:sz w:val="24"/>
            <w:szCs w:val="24"/>
            <w:lang w:val="en-GB"/>
          </w:rPr>
          <w:t>Creative Commons Attribution 4.0 International License</w:t>
        </w:r>
      </w:hyperlink>
      <w:r>
        <w:rPr>
          <w:rFonts w:ascii="FreeSerif" w:hAnsi="FreeSerif"/>
          <w:color w:val="000000"/>
          <w:sz w:val="24"/>
          <w:szCs w:val="24"/>
          <w:lang w:val="en-GB"/>
        </w:rPr>
        <w:t xml:space="preserve">. </w:t>
      </w:r>
    </w:p>
    <w:p>
      <w:pPr>
        <w:pStyle w:val="Heading2"/>
        <w:rPr>
          <w:rFonts w:ascii="FreeSerif" w:hAnsi="FreeSerif"/>
          <w:color w:val="000000"/>
          <w:sz w:val="24"/>
          <w:szCs w:val="24"/>
          <w:lang w:val="en-US"/>
        </w:rPr>
      </w:pPr>
      <w:bookmarkStart w:id="106" w:name="__RefHeading___Toc3651_929207613"/>
      <w:bookmarkEnd w:id="106"/>
      <w:r>
        <w:rPr>
          <w:rFonts w:ascii="FreeSerif" w:hAnsi="FreeSerif"/>
          <w:color w:val="000000"/>
          <w:sz w:val="24"/>
          <w:szCs w:val="24"/>
          <w:lang w:val="en-GB"/>
        </w:rPr>
        <w:t>Contact</w:t>
      </w:r>
    </w:p>
    <w:p>
      <w:pPr>
        <w:pStyle w:val="Normal"/>
        <w:spacing w:lineRule="auto" w:line="360"/>
        <w:rPr>
          <w:lang w:val="en-US"/>
        </w:rPr>
      </w:pPr>
      <w:r>
        <w:rPr>
          <w:rFonts w:ascii="FreeSerif" w:hAnsi="FreeSerif"/>
          <w:color w:val="000000"/>
          <w:sz w:val="24"/>
          <w:szCs w:val="24"/>
          <w:lang w:val="en-GB"/>
        </w:rPr>
        <w:t xml:space="preserve">You can contact us via email at </w:t>
      </w:r>
      <w:hyperlink r:id="rId30">
        <w:r>
          <w:rPr>
            <w:rStyle w:val="InternetLink"/>
            <w:rFonts w:ascii="FreeSerif" w:hAnsi="FreeSerif"/>
            <w:color w:val="000000"/>
            <w:sz w:val="24"/>
            <w:szCs w:val="24"/>
            <w:lang w:val="en-GB"/>
          </w:rPr>
          <w:t>wbisang@uni-mainz.de</w:t>
        </w:r>
      </w:hyperlink>
    </w:p>
    <w:p>
      <w:pPr>
        <w:pStyle w:val="Heading2"/>
        <w:rPr>
          <w:rFonts w:ascii="FreeSerif" w:hAnsi="FreeSerif"/>
          <w:color w:val="000000"/>
          <w:sz w:val="24"/>
          <w:szCs w:val="24"/>
          <w:lang w:val="en-US"/>
          <w:ins w:id="259" w:author="Unknown Author" w:date="2022-01-26T00:13:48Z"/>
        </w:rPr>
      </w:pPr>
      <w:bookmarkStart w:id="107" w:name="__RefHeading___Toc3653_929207613"/>
      <w:bookmarkEnd w:id="107"/>
      <w:r>
        <w:rPr>
          <w:rFonts w:ascii="FreeSerif" w:hAnsi="FreeSerif"/>
          <w:color w:val="000000"/>
          <w:sz w:val="24"/>
          <w:szCs w:val="24"/>
          <w:lang w:val="en-GB"/>
        </w:rPr>
        <w:t>How to cite MAGRAM</w:t>
      </w:r>
    </w:p>
    <w:p>
      <w:pPr>
        <w:pStyle w:val="Normal"/>
        <w:rPr>
          <w:rFonts w:ascii="FreeSerif" w:hAnsi="FreeSerif"/>
          <w:color w:val="000000"/>
          <w:sz w:val="24"/>
          <w:szCs w:val="24"/>
          <w:lang w:val="en-US"/>
        </w:rPr>
      </w:pPr>
      <w:r>
        <w:rPr>
          <w:rFonts w:ascii="FreeSerif" w:hAnsi="FreeSerif"/>
          <w:color w:val="000000"/>
          <w:sz w:val="24"/>
          <w:szCs w:val="24"/>
          <w:lang w:val="en-US"/>
        </w:rPr>
      </w:r>
    </w:p>
    <w:p>
      <w:pPr>
        <w:pStyle w:val="TextBody"/>
        <w:rPr>
          <w:rFonts w:ascii="FreeSerif" w:hAnsi="FreeSerif"/>
          <w:color w:val="000000"/>
          <w:sz w:val="24"/>
          <w:szCs w:val="24"/>
          <w:lang w:val="en-US"/>
        </w:rPr>
      </w:pPr>
      <w:r>
        <w:rPr>
          <w:rFonts w:ascii="FreeSerif" w:hAnsi="FreeSerif"/>
          <w:color w:val="000000"/>
          <w:sz w:val="24"/>
          <w:szCs w:val="24"/>
          <w:lang w:val="en-US"/>
        </w:rPr>
        <w:t xml:space="preserve">The MAGRAM online database is an edited database consisting of different languages which should be regarded as separate publications, like chapters of an edited volume. These datasets exemplified by Mayan should be cited as follows: </w:t>
      </w:r>
    </w:p>
    <w:p>
      <w:pPr>
        <w:pStyle w:val="PreformattedText"/>
        <w:rPr>
          <w:rFonts w:ascii="FreeSerif" w:hAnsi="FreeSerif"/>
          <w:color w:val="000000"/>
          <w:sz w:val="24"/>
          <w:szCs w:val="24"/>
          <w:lang w:val="en-GB"/>
        </w:rPr>
      </w:pPr>
      <w:r>
        <w:rPr>
          <w:rFonts w:ascii="FreeSerif" w:hAnsi="FreeSerif"/>
          <w:color w:val="000000"/>
          <w:sz w:val="24"/>
          <w:szCs w:val="24"/>
          <w:lang w:val="en-GB"/>
        </w:rPr>
        <w:t>Christian Lehmann &amp; MAGRAM editorial team. 2022. Yucatec Maya.</w:t>
      </w:r>
    </w:p>
    <w:p>
      <w:pPr>
        <w:pStyle w:val="PreformattedText"/>
        <w:rPr/>
      </w:pPr>
      <w:r>
        <w:rPr>
          <w:rFonts w:ascii="FreeSerif" w:hAnsi="FreeSerif"/>
          <w:color w:val="000000"/>
          <w:sz w:val="24"/>
          <w:szCs w:val="24"/>
          <w:lang w:val="en-US"/>
        </w:rPr>
        <w:t>In: Bisang, Walter &amp; Malchukov, Andrej  &amp; Martiny, Marvin (eds.)</w:t>
      </w:r>
    </w:p>
    <w:p>
      <w:pPr>
        <w:pStyle w:val="PreformattedText"/>
        <w:rPr/>
      </w:pPr>
      <w:bookmarkStart w:id="108" w:name="_Hlk93997354"/>
      <w:r>
        <w:rPr>
          <w:rFonts w:ascii="FreeSerif" w:hAnsi="FreeSerif"/>
          <w:color w:val="000000"/>
          <w:sz w:val="24"/>
          <w:szCs w:val="24"/>
          <w:lang w:val="en-US"/>
        </w:rPr>
        <w:t>Mainz Grammaticalization Project</w:t>
      </w:r>
      <w:bookmarkEnd w:id="108"/>
      <w:r>
        <w:rPr>
          <w:rFonts w:ascii="FreeSerif" w:hAnsi="FreeSerif"/>
          <w:color w:val="000000"/>
          <w:sz w:val="24"/>
          <w:szCs w:val="24"/>
          <w:lang w:val="en-US"/>
        </w:rPr>
        <w:t>.</w:t>
      </w:r>
    </w:p>
    <w:p>
      <w:pPr>
        <w:pStyle w:val="PreformattedText"/>
        <w:rPr>
          <w:rFonts w:ascii="FreeSerif" w:hAnsi="FreeSerif"/>
          <w:color w:val="000000"/>
          <w:sz w:val="24"/>
          <w:szCs w:val="24"/>
          <w:lang w:val="en-US"/>
        </w:rPr>
      </w:pPr>
      <w:r>
        <w:rPr>
          <w:rFonts w:ascii="FreeSerif" w:hAnsi="FreeSerif"/>
          <w:color w:val="000000"/>
          <w:sz w:val="24"/>
          <w:szCs w:val="24"/>
          <w:lang w:val="en-US"/>
        </w:rPr>
        <w:t>Leipzig: Max Planck Institute for Evolutionary Anthropology.</w:t>
      </w:r>
    </w:p>
    <w:p>
      <w:pPr>
        <w:pStyle w:val="PreformattedText"/>
        <w:spacing w:before="0" w:after="283"/>
        <w:rPr>
          <w:rFonts w:ascii="FreeSerif" w:hAnsi="FreeSerif"/>
          <w:sz w:val="24"/>
          <w:szCs w:val="24"/>
        </w:rPr>
      </w:pPr>
      <w:r>
        <w:rPr>
          <w:rFonts w:ascii="FreeSerif" w:hAnsi="FreeSerif"/>
          <w:color w:val="000000"/>
          <w:sz w:val="24"/>
          <w:szCs w:val="24"/>
          <w:highlight w:val="red"/>
        </w:rPr>
        <w:t>(Available online at )</w:t>
      </w:r>
    </w:p>
    <w:p>
      <w:pPr>
        <w:pStyle w:val="PreformattedText"/>
        <w:spacing w:lineRule="auto" w:line="240" w:before="0" w:after="160"/>
        <w:rPr>
          <w:rFonts w:ascii="FreeSerif" w:hAnsi="FreeSerif"/>
          <w:sz w:val="24"/>
          <w:szCs w:val="24"/>
        </w:rPr>
      </w:pPr>
      <w:r>
        <w:rPr>
          <w:rFonts w:ascii="FreeSerif" w:hAnsi="FreeSerif"/>
          <w:sz w:val="24"/>
          <w:szCs w:val="24"/>
        </w:rPr>
        <w:t>The complete database should be cited as:</w:t>
      </w:r>
    </w:p>
    <w:p>
      <w:pPr>
        <w:pStyle w:val="PreformattedText"/>
        <w:spacing w:lineRule="auto" w:line="240" w:before="0" w:after="160"/>
        <w:rPr>
          <w:rFonts w:ascii="FreeSerif" w:hAnsi="FreeSerif"/>
          <w:sz w:val="24"/>
          <w:szCs w:val="24"/>
        </w:rPr>
      </w:pPr>
      <w:r>
        <w:rPr>
          <w:rFonts w:ascii="FreeSerif" w:hAnsi="FreeSerif"/>
          <w:sz w:val="24"/>
          <w:szCs w:val="24"/>
        </w:rPr>
        <w:t>Bisang, Walter , Malchukov, Andrej &amp; Martiny, Marvin (eds.). 2022. MAGRAM: Mainz Grammaticalization Project database.</w:t>
      </w:r>
    </w:p>
    <w:p>
      <w:pPr>
        <w:pStyle w:val="PreformattedText"/>
        <w:spacing w:lineRule="auto" w:line="240" w:before="0" w:after="160"/>
        <w:rPr>
          <w:rFonts w:ascii="FreeSerif" w:hAnsi="FreeSerif"/>
          <w:sz w:val="24"/>
          <w:szCs w:val="24"/>
        </w:rPr>
      </w:pPr>
      <w:r>
        <w:rPr>
          <w:rFonts w:ascii="FreeSerif" w:hAnsi="FreeSerif"/>
          <w:sz w:val="24"/>
          <w:szCs w:val="24"/>
        </w:rPr>
        <w:t>Leipzig: Max Planck Institute for Evolutionary Anthropology.</w:t>
      </w:r>
    </w:p>
    <w:p>
      <w:pPr>
        <w:pStyle w:val="PreformattedText"/>
        <w:spacing w:lineRule="auto" w:line="240" w:before="0" w:after="160"/>
        <w:rPr>
          <w:rFonts w:ascii="FreeSerif" w:hAnsi="FreeSerif"/>
          <w:color w:val="000000"/>
          <w:sz w:val="24"/>
          <w:szCs w:val="24"/>
          <w:highlight w:val="red"/>
        </w:rPr>
      </w:pPr>
      <w:r>
        <w:rPr>
          <w:rFonts w:ascii="FreeSerif" w:hAnsi="FreeSerif"/>
          <w:color w:val="000000"/>
          <w:sz w:val="24"/>
          <w:szCs w:val="24"/>
          <w:highlight w:val="red"/>
        </w:rPr>
        <w:t>(Available online at )</w:t>
      </w:r>
    </w:p>
    <w:p>
      <w:pPr>
        <w:pStyle w:val="Normal"/>
        <w:spacing w:lineRule="auto" w:line="240" w:before="0" w:after="160"/>
        <w:rPr>
          <w:rFonts w:ascii="FreeSerif" w:hAnsi="FreeSerif"/>
          <w:sz w:val="24"/>
          <w:szCs w:val="24"/>
          <w:highlight w:val="red"/>
        </w:rPr>
      </w:pPr>
      <w:r>
        <w:rPr/>
      </w:r>
    </w:p>
    <w:sectPr>
      <w:footerReference w:type="default" r:id="rId31"/>
      <w:type w:val="nextPage"/>
      <w:pgSz w:w="11906" w:h="16838"/>
      <w:pgMar w:left="1417" w:right="1417" w:header="0" w:top="1417" w:footer="1134" w:bottom="1866" w:gutter="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drej Malchukov" w:date="2022-01-10T13:00:00Z" w:initials="AM">
    <w:p>
      <w:r>
        <w:rPr>
          <w:rFonts w:ascii="Liberation Serif" w:hAnsi="Liberation Serif" w:eastAsia="DejaVu Sans"/>
          <w:sz w:val="24"/>
          <w:szCs w:val="24"/>
          <w:lang w:val="en-GB" w:eastAsia="en-US" w:bidi="en-US"/>
        </w:rPr>
        <w:t>There are cross-linguistic differences in the (degree of) covariation of meaning and form (or, more broadly, different meaning related and form-related parameters), as is most clear in absence of expected covariation meaning and form in grammaticalization in South East Asian languages (Bisang 2011 passim)</w:t>
      </w:r>
    </w:p>
  </w:comment>
  <w:comment w:id="1" w:author="Unknown Author" w:date="2021-12-21T16:38:00Z" w:initials="Unknown A">
    <w:p>
      <w:r>
        <w:rPr>
          <w:rFonts w:ascii="Liberation Serif" w:hAnsi="Liberation Serif" w:eastAsia="DejaVu Sans"/>
          <w:sz w:val="24"/>
          <w:szCs w:val="24"/>
          <w:lang w:val="en-GB" w:eastAsia="en-US" w:bidi="en-US"/>
        </w:rPr>
        <w:t>maybe rephrase? „It is likely that x“ is not the hypothesis we have been testing, I would say.</w:t>
      </w:r>
    </w:p>
  </w:comment>
  <w:comment w:id="2" w:author="Bisang, Prof. Dr. Walter" w:date="2022-01-24T22:59:00Z" w:initials="BPDW">
    <w:p>
      <w:r>
        <w:rPr>
          <w:rFonts w:ascii="Liberation Serif" w:hAnsi="Liberation Serif" w:eastAsia="DejaVu Sans"/>
          <w:sz w:val="24"/>
          <w:szCs w:val="24"/>
          <w:lang w:val="en-US" w:eastAsia="en-US" w:bidi="en-US"/>
        </w:rPr>
        <w:t>Mein Alternativvorschlag.</w:t>
      </w:r>
    </w:p>
  </w:comment>
  <w:comment w:id="3" w:author="Bisang, Prof. Dr. Walter" w:date="2022-01-24T23:15:00Z" w:initials="BPDW">
    <w:p>
      <w:r>
        <w:rPr>
          <w:rFonts w:ascii="Liberation Serif" w:hAnsi="Liberation Serif" w:eastAsia="DejaVu Sans"/>
          <w:sz w:val="24"/>
          <w:szCs w:val="24"/>
          <w:lang w:val="en-US" w:eastAsia="en-US" w:bidi="en-US"/>
        </w:rPr>
        <w:t>Wir sollten schon sagen, dass wir nur ganzzahlige Werte genommen haben.</w:t>
      </w:r>
    </w:p>
  </w:comment>
  <w:comment w:id="4" w:author="Bisang, Prof. Dr. Walter" w:date="2022-01-24T23:34:00Z" w:initials="BPDW">
    <w:p>
      <w:r>
        <w:rPr>
          <w:rFonts w:ascii="Liberation Serif" w:hAnsi="Liberation Serif" w:eastAsia="DejaVu Sans"/>
          <w:sz w:val="24"/>
          <w:szCs w:val="24"/>
          <w:lang w:val="en-US" w:eastAsia="en-US" w:bidi="en-US"/>
        </w:rPr>
        <w:t xml:space="preserve">Das erste Kästchen muss klarer sein: </w:t>
      </w:r>
    </w:p>
    <w:p>
      <w:r>
        <w:rPr>
          <w:rFonts w:ascii="Liberation Serif" w:hAnsi="Liberation Serif" w:eastAsia="DejaVu Sans"/>
          <w:sz w:val="24"/>
          <w:szCs w:val="24"/>
          <w:lang w:val="en-US" w:eastAsia="en-US" w:bidi="en-US"/>
        </w:rPr>
        <w:t>Chapters in Handbook, keine Abkürzung wie SL (das wir übrigens nirgends erläutert haben).</w:t>
      </w:r>
    </w:p>
  </w:comment>
  <w:comment w:id="5" w:author="Bisang, Prof. Dr. Walter" w:date="2022-01-24T23:37:00Z" w:initials="BPDW">
    <w:p>
      <w:r>
        <w:rPr>
          <w:rFonts w:ascii="Liberation Serif" w:hAnsi="Liberation Serif" w:eastAsia="DejaVu Sans"/>
          <w:sz w:val="24"/>
          <w:szCs w:val="24"/>
          <w:lang w:val="en-US" w:eastAsia="en-US" w:bidi="en-US"/>
        </w:rPr>
        <w:t>Wir erklären nirgends den Unterschied zwischen Daten aus den 30 SOURCE concepts und den Datasets aus den Chapters.</w:t>
      </w:r>
    </w:p>
  </w:comment>
  <w:comment w:id="6" w:author="Bisang, Prof. Dr. Walter" w:date="2022-01-24T23:40:00Z" w:initials="BPDW">
    <w:p>
      <w:r>
        <w:rPr>
          <w:rFonts w:ascii="Liberation Serif" w:hAnsi="Liberation Serif" w:eastAsia="DejaVu Sans"/>
          <w:sz w:val="24"/>
          <w:szCs w:val="24"/>
          <w:lang w:val="en-US" w:eastAsia="en-US" w:bidi="en-US"/>
        </w:rPr>
        <w:t>Wir haben zwei unterschiedliche Kolonnen: Macro-area (Dryer) und Macro-area. Den Unterschied irgendwo kurz erklären.</w:t>
      </w:r>
    </w:p>
  </w:comment>
  <w:comment w:id="7" w:author="Bisang, Prof. Dr. Walter" w:date="2022-01-24T23:40:00Z" w:initials="BPDW">
    <w:p>
      <w:r>
        <w:rPr>
          <w:rFonts w:ascii="Liberation Serif" w:hAnsi="Liberation Serif" w:eastAsia="DejaVu Sans"/>
          <w:sz w:val="24"/>
          <w:szCs w:val="24"/>
          <w:lang w:val="en-US" w:eastAsia="en-US" w:bidi="en-US"/>
        </w:rPr>
        <w:t>s. oben.</w:t>
      </w:r>
    </w:p>
  </w:comment>
  <w:comment w:id="8" w:author="Unknown Author" w:date="2021-12-18T18:27:00Z" w:initials="Unknown A">
    <w:p>
      <w:r>
        <w:rPr>
          <w:rFonts w:ascii="Liberation Serif" w:hAnsi="Liberation Serif" w:eastAsia="DejaVu Sans"/>
          <w:sz w:val="24"/>
          <w:szCs w:val="24"/>
          <w:lang w:val="en-GB" w:eastAsia="en-US" w:bidi="en-US"/>
        </w:rPr>
        <w:t>we could use the human-readable simplified labels I created for the authors (for easy checking); that would be e.g. for SI4 the textual label „purely syntactic“. Please tell me what you favor.</w:t>
      </w:r>
    </w:p>
  </w:comment>
  <w:comment w:id="9" w:author="Andrej Malchukov" w:date="2022-01-10T13:13:00Z" w:initials="AM">
    <w:p>
      <w:r>
        <w:rPr>
          <w:rFonts w:ascii="Liberation Serif" w:hAnsi="Liberation Serif" w:eastAsia="DejaVu Sans"/>
          <w:sz w:val="24"/>
          <w:szCs w:val="24"/>
          <w:lang w:val="en-GB" w:eastAsia="en-US" w:bidi="en-US"/>
        </w:rPr>
        <w:t>I think we can displaxy it in a ‘detailed’ format for purposes of clarification  - for subparts of the data.</w:t>
      </w:r>
    </w:p>
  </w:comment>
  <w:comment w:id="10" w:author="Unknown Author" w:date="2022-01-20T12:42:00Z" w:initials="">
    <w:p>
      <w:r>
        <w:rPr>
          <w:rFonts w:ascii="Liberation Serif" w:hAnsi="Liberation Serif" w:eastAsia="DejaVu Sans"/>
          <w:i/>
          <w:sz w:val="16"/>
          <w:szCs w:val="24"/>
          <w:lang w:val="en-GB" w:eastAsia="en-US" w:bidi="en-US"/>
        </w:rPr>
        <w:t>Reply to Andrej Malchukov (01/10/2022, 13:13): "..."</w:t>
      </w:r>
    </w:p>
    <w:p>
      <w:r>
        <w:rPr>
          <w:rFonts w:ascii="Liberation Serif" w:hAnsi="Liberation Serif" w:eastAsia="DejaVu Sans"/>
          <w:sz w:val="20"/>
          <w:szCs w:val="24"/>
          <w:lang w:val="en-GB" w:eastAsia="en-US" w:bidi="en-US"/>
        </w:rPr>
        <w:t>that still leaves the question, whether it should be represented with labels („poly-/disyllabic“) or numbers („1“) here.</w:t>
      </w:r>
    </w:p>
  </w:comment>
  <w:comment w:id="11" w:author="Unknown Author" w:date="2021-12-21T17:37:00Z" w:initials="Unknown A">
    <w:p>
      <w:r>
        <w:rPr>
          <w:rFonts w:ascii="Liberation Serif" w:hAnsi="Liberation Serif" w:eastAsia="DejaVu Sans"/>
          <w:sz w:val="24"/>
          <w:szCs w:val="24"/>
          <w:lang w:val="en-GB" w:eastAsia="en-US" w:bidi="en-US"/>
        </w:rPr>
        <w:t>this is only optional; please tell me whether to delete or keep.</w:t>
      </w:r>
    </w:p>
  </w:comment>
  <w:comment w:id="12" w:author="Andrej Malchukov" w:date="2022-01-10T13:17:00Z" w:initials="AM">
    <w:p>
      <w:r>
        <w:rPr>
          <w:rFonts w:ascii="Liberation Serif" w:hAnsi="Liberation Serif" w:eastAsia="DejaVu Sans"/>
          <w:sz w:val="24"/>
          <w:szCs w:val="24"/>
          <w:lang w:val="en-US" w:eastAsia="en-US" w:bidi="en-US"/>
        </w:rPr>
        <w:t>I would delete it.</w:t>
      </w:r>
    </w:p>
  </w:comment>
  <w:comment w:id="13" w:author="Bisang, Prof. Dr. Walter" w:date="2022-01-25T00:01:00Z" w:initials="BPDW">
    <w:p>
      <w:r>
        <w:rPr>
          <w:rFonts w:ascii="Liberation Serif" w:hAnsi="Liberation Serif" w:eastAsia="DejaVu Sans"/>
          <w:sz w:val="24"/>
          <w:szCs w:val="24"/>
          <w:lang w:val="en-GB" w:eastAsia="en-US" w:bidi="en-US"/>
        </w:rPr>
        <w:t>Check grammaticality.</w:t>
      </w:r>
    </w:p>
  </w:comment>
  <w:comment w:id="14" w:author="Andrej Malchukov" w:date="2022-01-10T13:28:00Z" w:initials="AM">
    <w:p>
      <w:r>
        <w:rPr>
          <w:rFonts w:ascii="Liberation Serif" w:hAnsi="Liberation Serif" w:eastAsia="DejaVu Sans"/>
          <w:sz w:val="24"/>
          <w:szCs w:val="24"/>
          <w:lang w:val="en-GB" w:eastAsia="en-US" w:bidi="en-US"/>
        </w:rPr>
        <w:t>Am not sure if all these details are needed here, especially given that a) the nucleusapproach may be controversial and B9we do nothave many cases like ‘go-to’; c) not clear how consistently periphery is treated (always in brackets?).</w:t>
      </w:r>
    </w:p>
  </w:comment>
  <w:comment w:id="15" w:author="Unknown Author" w:date="2022-01-20T12:22:00Z" w:initials="">
    <w:p>
      <w:r>
        <w:rPr>
          <w:rFonts w:ascii="Liberation Serif" w:hAnsi="Liberation Serif" w:eastAsia="DejaVu Sans"/>
          <w:i/>
          <w:sz w:val="16"/>
          <w:szCs w:val="24"/>
          <w:lang w:val="en-GB" w:eastAsia="en-US" w:bidi="en-US"/>
        </w:rPr>
        <w:t>Reply to Andrej Malchukov (01/10/2022, 13:28): "..."</w:t>
      </w:r>
    </w:p>
    <w:p>
      <w:r>
        <w:rPr>
          <w:rFonts w:ascii="Liberation Serif" w:hAnsi="Liberation Serif" w:eastAsia="DejaVu Sans"/>
          <w:sz w:val="20"/>
          <w:szCs w:val="24"/>
          <w:lang w:val="en-GB" w:eastAsia="en-US" w:bidi="en-US"/>
        </w:rPr>
        <w:t>will be checked.</w:t>
      </w:r>
    </w:p>
  </w:comment>
  <w:comment w:id="16" w:author="Andrej Malchukov" w:date="2022-01-10T13:30:00Z" w:initials="AM">
    <w:p>
      <w:r>
        <w:rPr>
          <w:rFonts w:ascii="Liberation Serif" w:hAnsi="Liberation Serif" w:eastAsia="DejaVu Sans"/>
          <w:sz w:val="24"/>
          <w:szCs w:val="24"/>
          <w:lang w:val="en-GB" w:eastAsia="en-US" w:bidi="en-US"/>
        </w:rPr>
        <w:t xml:space="preserve">Again this repeats part we also have elsewhere, and, if implemented in full needs very careful formulation – and possibly many further discussion. </w:t>
      </w:r>
    </w:p>
    <w:p>
      <w:r>
        <w:rPr>
          <w:rFonts w:ascii="Liberation Serif" w:hAnsi="Liberation Serif" w:eastAsia="DejaVu Sans"/>
          <w:sz w:val="24"/>
          <w:szCs w:val="24"/>
          <w:lang w:val="en-GB" w:eastAsia="en-US" w:bidi="en-US"/>
        </w:rPr>
        <w:t xml:space="preserve">We had huge problems with some of the definitions and </w:t>
      </w:r>
    </w:p>
  </w:comment>
  <w:comment w:id="17" w:author="Unknown Author" w:date="2022-01-20T12:19:00Z" w:initials="">
    <w:p>
      <w:r>
        <w:rPr>
          <w:rFonts w:ascii="Liberation Serif" w:hAnsi="Liberation Serif" w:eastAsia="DejaVu Sans"/>
          <w:i/>
          <w:sz w:val="16"/>
          <w:szCs w:val="24"/>
          <w:lang w:val="en-GB" w:eastAsia="en-US" w:bidi="en-US"/>
        </w:rPr>
        <w:t>Reply to Andrej Malchukov (01/10/2022, 13:30): "..."</w:t>
      </w:r>
    </w:p>
    <w:p>
      <w:r>
        <w:rPr>
          <w:rFonts w:ascii="Liberation Serif" w:hAnsi="Liberation Serif" w:eastAsia="DejaVu Sans"/>
          <w:sz w:val="20"/>
          <w:szCs w:val="24"/>
          <w:lang w:val="en-GB" w:eastAsia="en-US" w:bidi="en-US"/>
        </w:rPr>
        <w:t>I can assure you that we are consistent for the first point in the marked paragraph, while the rest merely explains exceptions (away).</w:t>
      </w:r>
    </w:p>
  </w:comment>
  <w:comment w:id="18" w:author="Andrej Malchukov" w:date="2022-01-10T13:43:00Z" w:initials="AM">
    <w:p>
      <w:r>
        <w:rPr>
          <w:rFonts w:ascii="Liberation Serif" w:hAnsi="Liberation Serif" w:eastAsia="DejaVu Sans"/>
          <w:sz w:val="24"/>
          <w:szCs w:val="24"/>
          <w:lang w:val="en-US" w:eastAsia="en-US" w:bidi="en-US"/>
        </w:rPr>
        <w:t>I would omit his.</w:t>
      </w:r>
    </w:p>
  </w:comment>
  <w:comment w:id="19" w:author="Andrej Malchukov" w:date="2022-01-25T09:45:00Z" w:initials="AM">
    <w:p>
      <w:r>
        <w:rPr>
          <w:rFonts w:ascii="Liberation Serif" w:hAnsi="Liberation Serif" w:eastAsia="DejaVu Sans"/>
          <w:sz w:val="24"/>
          <w:szCs w:val="24"/>
          <w:lang w:val="en-US" w:eastAsia="en-US" w:bidi="en-US"/>
        </w:rPr>
        <w:t>I am not sure that this part should be included after all; because it doubles the info in the questionnaire (sometimes formulates it in an unclear or  misleading way).</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FreeSerif">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60"/>
      <w:rPr/>
    </w:pPr>
    <w:r>
      <w:rPr/>
      <w:fldChar w:fldCharType="begin"/>
    </w:r>
    <w:r>
      <w:rPr/>
      <w:instrText> PAGE </w:instrText>
    </w:r>
    <w:r>
      <w:rPr/>
      <w:fldChar w:fldCharType="separate"/>
    </w:r>
    <w:r>
      <w:rPr/>
      <w:t>23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lvl w:ilvl="0">
      <w:start w:val="1"/>
      <w:numFmt w:val="upperRoman"/>
      <w:lvlText w:val="%1"/>
      <w:lvlJc w:val="left"/>
      <w:pPr>
        <w:tabs>
          <w:tab w:val="num" w:pos="0"/>
        </w:tabs>
        <w:ind w:left="720" w:hanging="360"/>
      </w:pPr>
    </w:lvl>
    <w:lvl w:ilvl="1">
      <w:start w:val="1"/>
      <w:numFmt w:val="upperRoman"/>
      <w:lvlText w:val="%1.%2"/>
      <w:lvlJc w:val="left"/>
      <w:pPr>
        <w:tabs>
          <w:tab w:val="num" w:pos="0"/>
        </w:tabs>
        <w:ind w:left="1080" w:hanging="360"/>
      </w:pPr>
    </w:lvl>
    <w:lvl w:ilvl="2">
      <w:start w:val="1"/>
      <w:numFmt w:val="upperRoman"/>
      <w:lvlText w:val="%1.%2.%3"/>
      <w:lvlJc w:val="left"/>
      <w:pPr>
        <w:tabs>
          <w:tab w:val="num" w:pos="0"/>
        </w:tabs>
        <w:ind w:left="1440" w:hanging="360"/>
      </w:pPr>
    </w:lvl>
    <w:lvl w:ilvl="3">
      <w:start w:val="1"/>
      <w:numFmt w:val="upperRoman"/>
      <w:lvlText w:val="%2.%3.%4"/>
      <w:lvlJc w:val="left"/>
      <w:pPr>
        <w:tabs>
          <w:tab w:val="num" w:pos="0"/>
        </w:tabs>
        <w:ind w:left="1800" w:hanging="360"/>
      </w:pPr>
    </w:lvl>
    <w:lvl w:ilvl="4">
      <w:start w:val="1"/>
      <w:numFmt w:val="upperRoman"/>
      <w:lvlText w:val="%3.%4.%5"/>
      <w:lvlJc w:val="left"/>
      <w:pPr>
        <w:tabs>
          <w:tab w:val="num" w:pos="0"/>
        </w:tabs>
        <w:ind w:left="2160" w:hanging="360"/>
      </w:pPr>
    </w:lvl>
    <w:lvl w:ilvl="5">
      <w:start w:val="1"/>
      <w:numFmt w:val="upperRoman"/>
      <w:lvlText w:val="%4.%5.%6"/>
      <w:lvlJc w:val="left"/>
      <w:pPr>
        <w:tabs>
          <w:tab w:val="num" w:pos="0"/>
        </w:tabs>
        <w:ind w:left="2520" w:hanging="360"/>
      </w:pPr>
    </w:lvl>
    <w:lvl w:ilvl="6">
      <w:start w:val="1"/>
      <w:numFmt w:val="upperRoman"/>
      <w:lvlText w:val="%5.%6.%7"/>
      <w:lvlJc w:val="left"/>
      <w:pPr>
        <w:tabs>
          <w:tab w:val="num" w:pos="0"/>
        </w:tabs>
        <w:ind w:left="2880" w:hanging="360"/>
      </w:pPr>
    </w:lvl>
    <w:lvl w:ilvl="7">
      <w:start w:val="1"/>
      <w:numFmt w:val="upperRoman"/>
      <w:lvlText w:val="%6.%7.%8"/>
      <w:lvlJc w:val="left"/>
      <w:pPr>
        <w:tabs>
          <w:tab w:val="num" w:pos="0"/>
        </w:tabs>
        <w:ind w:left="3240" w:hanging="360"/>
      </w:pPr>
    </w:lvl>
    <w:lvl w:ilvl="8">
      <w:start w:val="1"/>
      <w:numFmt w:val="upperRoman"/>
      <w:lvlText w:val="%7.%8.%9"/>
      <w:lvlJc w:val="left"/>
      <w:pPr>
        <w:tabs>
          <w:tab w:val="num" w:pos="0"/>
        </w:tabs>
        <w:ind w:left="3600" w:hanging="360"/>
      </w:pPr>
    </w:lvl>
  </w:abstractNum>
  <w:abstractNum w:abstractNumId="3">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4">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7">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9">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0">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1">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3">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4">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3.%4.%5"/>
      <w:lvlJc w:val="left"/>
      <w:pPr>
        <w:tabs>
          <w:tab w:val="num" w:pos="0"/>
        </w:tabs>
        <w:ind w:left="2160" w:hanging="360"/>
      </w:pPr>
    </w:lvl>
    <w:lvl w:ilvl="5">
      <w:start w:val="1"/>
      <w:numFmt w:val="decimal"/>
      <w:lvlText w:val="%4.%5.%6"/>
      <w:lvlJc w:val="left"/>
      <w:pPr>
        <w:tabs>
          <w:tab w:val="num" w:pos="0"/>
        </w:tabs>
        <w:ind w:left="2520" w:hanging="360"/>
      </w:pPr>
    </w:lvl>
    <w:lvl w:ilvl="6">
      <w:start w:val="1"/>
      <w:numFmt w:val="decimal"/>
      <w:lvlText w:val="%5.%6.%7"/>
      <w:lvlJc w:val="left"/>
      <w:pPr>
        <w:tabs>
          <w:tab w:val="num" w:pos="0"/>
        </w:tabs>
        <w:ind w:left="2880" w:hanging="360"/>
      </w:pPr>
    </w:lvl>
    <w:lvl w:ilvl="7">
      <w:start w:val="1"/>
      <w:numFmt w:val="decimal"/>
      <w:lvlText w:val="%6.%7.%8"/>
      <w:lvlJc w:val="left"/>
      <w:pPr>
        <w:tabs>
          <w:tab w:val="num" w:pos="0"/>
        </w:tabs>
        <w:ind w:left="3240" w:hanging="360"/>
      </w:pPr>
    </w:lvl>
    <w:lvl w:ilvl="8">
      <w:start w:val="1"/>
      <w:numFmt w:val="decimal"/>
      <w:lvlText w:val="%7.%8.%9"/>
      <w:lvlJc w:val="left"/>
      <w:pPr>
        <w:tabs>
          <w:tab w:val="num" w:pos="0"/>
        </w:tabs>
        <w:ind w:left="3600" w:hanging="360"/>
      </w:pPr>
    </w:lvl>
  </w:abstractNum>
  <w:abstractNum w:abstractNumId="1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18">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19">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20">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21">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22">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23">
    <w:lvl w:ilvl="0">
      <w:start w:val="1"/>
      <w:numFmt w:val="decimal"/>
      <w:lvlText w:val="%1"/>
      <w:lvlJc w:val="lef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1.%2.%3"/>
      <w:lvlJc w:val="right"/>
      <w:pPr>
        <w:tabs>
          <w:tab w:val="num" w:pos="0"/>
        </w:tabs>
        <w:ind w:left="2508" w:hanging="180"/>
      </w:pPr>
    </w:lvl>
    <w:lvl w:ilvl="3">
      <w:start w:val="1"/>
      <w:numFmt w:val="decimal"/>
      <w:lvlText w:val="%1.%2.%3.%4"/>
      <w:lvlJc w:val="left"/>
      <w:pPr>
        <w:tabs>
          <w:tab w:val="num" w:pos="0"/>
        </w:tabs>
        <w:ind w:left="3228" w:hanging="360"/>
      </w:pPr>
    </w:lvl>
    <w:lvl w:ilvl="4">
      <w:start w:val="1"/>
      <w:numFmt w:val="lowerLetter"/>
      <w:lvlText w:val="%1.%2.%3.%4.%5"/>
      <w:lvlJc w:val="left"/>
      <w:pPr>
        <w:tabs>
          <w:tab w:val="num" w:pos="0"/>
        </w:tabs>
        <w:ind w:left="3948" w:hanging="360"/>
      </w:pPr>
    </w:lvl>
    <w:lvl w:ilvl="5">
      <w:start w:val="1"/>
      <w:numFmt w:val="lowerRoman"/>
      <w:lvlText w:val="%1.%2.%3.%4.%5.%6"/>
      <w:lvlJc w:val="right"/>
      <w:pPr>
        <w:tabs>
          <w:tab w:val="num" w:pos="0"/>
        </w:tabs>
        <w:ind w:left="4668" w:hanging="180"/>
      </w:pPr>
    </w:lvl>
    <w:lvl w:ilvl="6">
      <w:start w:val="1"/>
      <w:numFmt w:val="decimal"/>
      <w:lvlText w:val="%1.%2.%3.%4.%5.%6.%7"/>
      <w:lvlJc w:val="left"/>
      <w:pPr>
        <w:tabs>
          <w:tab w:val="num" w:pos="0"/>
        </w:tabs>
        <w:ind w:left="5388" w:hanging="360"/>
      </w:pPr>
    </w:lvl>
    <w:lvl w:ilvl="7">
      <w:start w:val="1"/>
      <w:numFmt w:val="lowerLetter"/>
      <w:lvlText w:val="%1.%2.%3.%4.%5.%6.%7.%8"/>
      <w:lvlJc w:val="left"/>
      <w:pPr>
        <w:tabs>
          <w:tab w:val="num" w:pos="0"/>
        </w:tabs>
        <w:ind w:left="6108" w:hanging="360"/>
      </w:pPr>
    </w:lvl>
    <w:lvl w:ilvl="8">
      <w:start w:val="1"/>
      <w:numFmt w:val="lowerRoman"/>
      <w:lvlText w:val="%1.%2.%3.%4.%5.%6.%7.%8.%9"/>
      <w:lvlJc w:val="right"/>
      <w:pPr>
        <w:tabs>
          <w:tab w:val="num" w:pos="0"/>
        </w:tabs>
        <w:ind w:left="6828" w:hanging="180"/>
      </w:pPr>
    </w:lvl>
  </w:abstractNum>
  <w:abstractNum w:abstractNumId="24">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36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36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360"/>
      </w:pPr>
    </w:lvl>
  </w:abstractNum>
  <w:abstractNum w:abstractNumId="25">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36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36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360"/>
      </w:pPr>
    </w:lvl>
  </w:abstractNum>
  <w:abstractNum w:abstractNumId="2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36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36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360"/>
      </w:pPr>
    </w:lvl>
  </w:abstractNum>
  <w:abstractNum w:abstractNumId="27">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36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36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360"/>
      </w:pPr>
    </w:lvl>
  </w:abstractNum>
  <w:abstractNum w:abstractNumId="2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18"/>
    <w:lvlOverride w:ilvl="0">
      <w:startOverride w:val="1"/>
    </w:lvlOverride>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24"/>
    <w:lvlOverride w:ilvl="0">
      <w:startOverride w:val="1"/>
    </w:lvlOverride>
  </w:num>
  <w:num w:numId="41">
    <w:abstractNumId w:val="24"/>
  </w:num>
  <w:num w:numId="42">
    <w:abstractNumId w:val="24"/>
  </w:num>
  <w:num w:numId="43">
    <w:abstractNumId w:val="24"/>
  </w:num>
  <w:num w:numId="44">
    <w:abstractNumId w:val="24"/>
  </w:num>
  <w:num w:numId="45">
    <w:abstractNumId w:val="15"/>
  </w:num>
  <w:num w:numId="46">
    <w:abstractNumId w:val="15"/>
  </w:num>
  <w:num w:numId="47">
    <w:abstractNumId w:val="15"/>
  </w:num>
</w:numbering>
</file>

<file path=word/settings.xml><?xml version="1.0" encoding="utf-8"?>
<w:settings xmlns:w="http://schemas.openxmlformats.org/wordprocessingml/2006/main">
  <w:zoom w:percent="130"/>
  <w:revisionView w:insDel="0" w:formatting="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Noto Sans Arabic"/>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textAlignment w:val="baseline"/>
    </w:pPr>
    <w:rPr>
      <w:rFonts w:ascii="Calibri" w:hAnsi="Calibri" w:eastAsia="Calibri" w:cs="Noto Sans Arabic"/>
      <w:color w:val="auto"/>
      <w:kern w:val="0"/>
      <w:sz w:val="22"/>
      <w:szCs w:val="22"/>
      <w:lang w:val="de-DE" w:eastAsia="en-US" w:bidi="ar-SA"/>
    </w:rPr>
  </w:style>
  <w:style w:type="paragraph" w:styleId="Heading1">
    <w:name w:val="Heading 1"/>
    <w:basedOn w:val="Normal"/>
    <w:next w:val="Normal"/>
    <w:uiPriority w:val="9"/>
    <w:qFormat/>
    <w:pPr>
      <w:keepNext w:val="true"/>
      <w:keepLines/>
      <w:spacing w:before="240" w:after="0"/>
      <w:outlineLvl w:val="0"/>
    </w:pPr>
    <w:rPr>
      <w:rFonts w:ascii="Calibri Light" w:hAnsi="Calibri Light"/>
      <w:color w:val="2F5496"/>
      <w:sz w:val="32"/>
      <w:szCs w:val="32"/>
    </w:rPr>
  </w:style>
  <w:style w:type="paragraph" w:styleId="Heading2">
    <w:name w:val="Heading 2"/>
    <w:basedOn w:val="Heading1"/>
    <w:next w:val="Normal"/>
    <w:uiPriority w:val="9"/>
    <w:unhideWhenUsed/>
    <w:qFormat/>
    <w:pPr>
      <w:outlineLvl w:val="1"/>
    </w:pPr>
    <w:rPr/>
  </w:style>
  <w:style w:type="paragraph" w:styleId="Heading3">
    <w:name w:val="Heading 3"/>
    <w:basedOn w:val="Normal"/>
    <w:next w:val="Normal"/>
    <w:uiPriority w:val="9"/>
    <w:unhideWhenUsed/>
    <w:qFormat/>
    <w:pPr>
      <w:keepNext w:val="true"/>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unhideWhenUsed/>
    <w:qFormat/>
    <w:pPr>
      <w:keepNext w:val="true"/>
      <w:keepLines/>
      <w:spacing w:before="40" w:after="0"/>
      <w:outlineLvl w:val="3"/>
    </w:pPr>
    <w:rPr>
      <w:rFonts w:ascii="Calibri Light" w:hAnsi="Calibri Light"/>
      <w:i/>
      <w:iCs/>
      <w:color w:val="2F5496"/>
    </w:rPr>
  </w:style>
  <w:style w:type="character" w:styleId="DefaultParagraphFont" w:default="1">
    <w:name w:val="Default Paragraph Font"/>
    <w:uiPriority w:val="1"/>
    <w:unhideWhenUsed/>
    <w:qFormat/>
    <w:rPr/>
  </w:style>
  <w:style w:type="character" w:styleId="Berschrift1Zchn" w:customStyle="1">
    <w:name w:val="Überschrift 1 Zchn"/>
    <w:basedOn w:val="DefaultParagraphFont"/>
    <w:qFormat/>
    <w:rPr>
      <w:rFonts w:ascii="Calibri Light" w:hAnsi="Calibri Light" w:eastAsia="Calibri" w:cs="Noto Sans Arabic"/>
      <w:color w:val="2F5496"/>
      <w:sz w:val="32"/>
      <w:szCs w:val="32"/>
    </w:rPr>
  </w:style>
  <w:style w:type="character" w:styleId="Berschrift2Zchn" w:customStyle="1">
    <w:name w:val="Überschrift 2 Zchn"/>
    <w:basedOn w:val="DefaultParagraphFont"/>
    <w:qFormat/>
    <w:rPr>
      <w:rFonts w:ascii="Calibri Light" w:hAnsi="Calibri Light" w:eastAsia="Calibri" w:cs="Noto Sans Arabic"/>
      <w:color w:val="2F5496"/>
      <w:sz w:val="32"/>
      <w:szCs w:val="32"/>
    </w:rPr>
  </w:style>
  <w:style w:type="character" w:styleId="InternetLink">
    <w:name w:val="Hyperlink"/>
    <w:rPr>
      <w:color w:val="000080"/>
      <w:u w:val="single"/>
    </w:rPr>
  </w:style>
  <w:style w:type="character" w:styleId="Berschrift3Zchn" w:customStyle="1">
    <w:name w:val="Überschrift 3 Zchn"/>
    <w:basedOn w:val="DefaultParagraphFont"/>
    <w:qFormat/>
    <w:rPr>
      <w:rFonts w:ascii="Calibri Light" w:hAnsi="Calibri Light" w:eastAsia="Calibri" w:cs="Noto Sans Arabic"/>
      <w:color w:val="1F3763"/>
      <w:sz w:val="24"/>
      <w:szCs w:val="24"/>
    </w:rPr>
  </w:style>
  <w:style w:type="character" w:styleId="Berschrift4Zchn" w:customStyle="1">
    <w:name w:val="Überschrift 4 Zchn"/>
    <w:basedOn w:val="DefaultParagraphFont"/>
    <w:qFormat/>
    <w:rPr>
      <w:rFonts w:ascii="Calibri Light" w:hAnsi="Calibri Light" w:eastAsia="Calibri" w:cs="Noto Sans Arabic"/>
      <w:i/>
      <w:iCs/>
      <w:color w:val="2F5496"/>
    </w:rPr>
  </w:style>
  <w:style w:type="character" w:styleId="UnresolvedMention">
    <w:name w:val="Unresolved Mention"/>
    <w:basedOn w:val="DefaultParagraphFont"/>
    <w:qFormat/>
    <w:rPr>
      <w:color w:val="605E5C"/>
      <w:highlight w:val="lightGray"/>
    </w:rPr>
  </w:style>
  <w:style w:type="character" w:styleId="SprechblasentextZchn" w:customStyle="1">
    <w:name w:val="Sprechblasentext Zchn"/>
    <w:basedOn w:val="DefaultParagraphFont"/>
    <w:qFormat/>
    <w:rPr>
      <w:rFonts w:ascii="Segoe UI" w:hAnsi="Segoe UI" w:eastAsia="Segoe UI" w:cs="Segoe UI"/>
      <w:sz w:val="18"/>
      <w:szCs w:val="18"/>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KommentartextZchn" w:customStyle="1">
    <w:name w:val="Kommentartext Zchn"/>
    <w:basedOn w:val="DefaultParagraphFont"/>
    <w:qFormat/>
    <w:rPr>
      <w:sz w:val="20"/>
      <w:szCs w:val="20"/>
    </w:rPr>
  </w:style>
  <w:style w:type="character" w:styleId="Annotationreference">
    <w:name w:val="annotation reference"/>
    <w:basedOn w:val="DefaultParagraphFont"/>
    <w:qFormat/>
    <w:rPr>
      <w:sz w:val="16"/>
      <w:szCs w:val="16"/>
    </w:rPr>
  </w:style>
  <w:style w:type="character" w:styleId="KommentarthemaZchn" w:customStyle="1">
    <w:name w:val="Kommentarthema Zchn"/>
    <w:basedOn w:val="KommentartextZchn"/>
    <w:qFormat/>
    <w:rPr>
      <w:b/>
      <w:bCs/>
      <w:sz w:val="20"/>
      <w:szCs w:val="20"/>
    </w:rPr>
  </w:style>
  <w:style w:type="character" w:styleId="VisitedInternetLink">
    <w:name w:val="FollowedHyperlink"/>
    <w:basedOn w:val="DefaultParagraphFont"/>
    <w:uiPriority w:val="99"/>
    <w:semiHidden/>
    <w:unhideWhenUsed/>
    <w:rsid w:val="00f431a5"/>
    <w:rPr>
      <w:color w:val="954F72" w:themeColor="followedHyperlink"/>
      <w:u w:val="single"/>
    </w:rPr>
  </w:style>
  <w:style w:type="paragraph" w:styleId="Heading" w:customStyle="1">
    <w:name w:val="Heading"/>
    <w:basedOn w:val="Normal"/>
    <w:next w:val="Textbody1"/>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Noto Sans Devanagari"/>
      <w:sz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sz w:val="24"/>
    </w:rPr>
  </w:style>
  <w:style w:type="paragraph" w:styleId="Caption1">
    <w:name w:val="caption"/>
    <w:basedOn w:val="Normal"/>
    <w:qFormat/>
    <w:pPr>
      <w:suppressLineNumbers/>
      <w:spacing w:before="120" w:after="120"/>
    </w:pPr>
    <w:rPr>
      <w:rFonts w:cs="Noto Sans Devanagari"/>
      <w:i/>
      <w:iCs/>
      <w:sz w:val="24"/>
      <w:szCs w:val="24"/>
    </w:rPr>
  </w:style>
  <w:style w:type="paragraph" w:styleId="Textbody1" w:customStyle="1">
    <w:name w:val="Text body"/>
    <w:basedOn w:val="Normal"/>
    <w:qFormat/>
    <w:pPr>
      <w:spacing w:lineRule="auto" w:line="276" w:before="0" w:after="140"/>
    </w:pPr>
    <w:rPr/>
  </w:style>
  <w:style w:type="paragraph" w:styleId="ListParagraph">
    <w:name w:val="List Paragraph"/>
    <w:basedOn w:val="Normal"/>
    <w:qFormat/>
    <w:pPr>
      <w:ind w:left="720" w:hanging="0"/>
    </w:pPr>
    <w:rPr/>
  </w:style>
  <w:style w:type="paragraph" w:styleId="TOCHeading">
    <w:name w:val="TOC Heading"/>
    <w:basedOn w:val="Heading1"/>
    <w:next w:val="Normal"/>
    <w:qFormat/>
    <w:pPr/>
    <w:rPr>
      <w:lang w:eastAsia="de-DE"/>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hanging="0"/>
    </w:pPr>
    <w:rPr/>
  </w:style>
  <w:style w:type="paragraph" w:styleId="Contents3">
    <w:name w:val="TOC 3"/>
    <w:basedOn w:val="Normal"/>
    <w:next w:val="Normal"/>
    <w:autoRedefine/>
    <w:pPr>
      <w:tabs>
        <w:tab w:val="clear" w:pos="720"/>
        <w:tab w:val="right" w:pos="9512" w:leader="dot"/>
      </w:tabs>
      <w:spacing w:before="0" w:after="100"/>
      <w:ind w:left="440" w:hanging="0"/>
    </w:pPr>
    <w:rPr/>
  </w:style>
  <w:style w:type="paragraph" w:styleId="NoSpacing">
    <w:name w:val="No Spacing"/>
    <w:qFormat/>
    <w:pPr>
      <w:widowControl/>
      <w:suppressAutoHyphens w:val="true"/>
      <w:bidi w:val="0"/>
      <w:spacing w:before="0" w:after="0"/>
      <w:jc w:val="left"/>
      <w:textAlignment w:val="baseline"/>
    </w:pPr>
    <w:rPr>
      <w:rFonts w:ascii="Calibri" w:hAnsi="Calibri" w:eastAsia="Calibri" w:cs="Noto Sans Arabic"/>
      <w:color w:val="auto"/>
      <w:kern w:val="0"/>
      <w:sz w:val="22"/>
      <w:szCs w:val="22"/>
      <w:lang w:val="de-DE" w:eastAsia="en-US" w:bidi="ar-SA"/>
    </w:rPr>
  </w:style>
  <w:style w:type="paragraph" w:styleId="BalloonText">
    <w:name w:val="Balloon Text"/>
    <w:basedOn w:val="Normal"/>
    <w:qFormat/>
    <w:pPr>
      <w:spacing w:lineRule="auto" w:line="240" w:before="0" w:after="0"/>
    </w:pPr>
    <w:rPr>
      <w:rFonts w:ascii="Segoe UI" w:hAnsi="Segoe UI" w:eastAsia="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Indexheading">
    <w:name w:val="index heading"/>
    <w:basedOn w:val="Heading"/>
    <w:qFormat/>
    <w:pPr/>
    <w:rPr/>
  </w:style>
  <w:style w:type="paragraph" w:styleId="Toaheading">
    <w:name w:val="toa heading"/>
    <w:basedOn w:val="Indexheading"/>
    <w:qFormat/>
    <w:pPr/>
    <w:rPr/>
  </w:style>
  <w:style w:type="paragraph" w:styleId="Footnote">
    <w:name w:val="Footnote Text"/>
    <w:basedOn w:val="Normal"/>
    <w:pPr>
      <w:suppressLineNumbers/>
      <w:ind w:left="339" w:hanging="339"/>
    </w:pPr>
    <w:rPr>
      <w:sz w:val="20"/>
      <w:szCs w:val="20"/>
    </w:rPr>
  </w:style>
  <w:style w:type="paragraph" w:styleId="Contents4">
    <w:name w:val="TOC 4"/>
    <w:basedOn w:val="Index"/>
    <w:pPr>
      <w:tabs>
        <w:tab w:val="clear" w:pos="720"/>
        <w:tab w:val="right" w:pos="9072" w:leader="dot"/>
      </w:tabs>
      <w:ind w:left="849" w:hanging="0"/>
    </w:pPr>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false"/>
      <w:bidi w:val="0"/>
      <w:spacing w:before="0" w:after="0"/>
      <w:jc w:val="left"/>
    </w:pPr>
    <w:rPr>
      <w:rFonts w:ascii="Calibri" w:hAnsi="Calibri" w:eastAsia="Calibri" w:cs="Noto Sans Arabic"/>
      <w:color w:val="auto"/>
      <w:kern w:val="0"/>
      <w:sz w:val="22"/>
      <w:szCs w:val="22"/>
      <w:lang w:val="de-DE" w:eastAsia="en-US" w:bidi="ar-SA"/>
    </w:rPr>
  </w:style>
  <w:style w:type="paragraph" w:styleId="HeaderandFooter" w:customStyle="1">
    <w:name w:val="Header and Footer"/>
    <w:basedOn w:val="Normal"/>
    <w:qFormat/>
    <w:pPr>
      <w:suppressLineNumbers/>
      <w:tabs>
        <w:tab w:val="clear" w:pos="720"/>
        <w:tab w:val="center" w:pos="4536" w:leader="none"/>
        <w:tab w:val="right" w:pos="9072" w:leader="none"/>
      </w:tabs>
    </w:pPr>
    <w:rPr/>
  </w:style>
  <w:style w:type="paragraph" w:styleId="Footer">
    <w:name w:val="Footer"/>
    <w:basedOn w:val="HeaderandFooter"/>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alpal.info/" TargetMode="External"/><Relationship Id="rId3" Type="http://schemas.openxmlformats.org/officeDocument/2006/relationships/hyperlink" Target="https://en.magram.fb05.uni-mainz.de/" TargetMode="External"/><Relationship Id="rId4" Type="http://schemas.openxmlformats.org/officeDocument/2006/relationships/hyperlink" Target="https://www.linguistik.fb05.uni-mainz.de/mitarbeiter/walter-bisang/" TargetMode="External"/><Relationship Id="rId5" Type="http://schemas.openxmlformats.org/officeDocument/2006/relationships/hyperlink" Target="https://www.linguistik.fb05.uni-mainz.de/mitarbeiter/andrej-malchukov/" TargetMode="External"/><Relationship Id="rId6" Type="http://schemas.openxmlformats.org/officeDocument/2006/relationships/hyperlink" Target="https://www.degruyter.com/serial/grasc-b/html" TargetMode="External"/><Relationship Id="rId7" Type="http://schemas.openxmlformats.org/officeDocument/2006/relationships/hyperlink" Target="https://www.degruyter.com/serial/grasc-b/html" TargetMode="External"/><Relationship Id="rId8" Type="http://schemas.openxmlformats.org/officeDocument/2006/relationships/hyperlink" Target="https://www.linguistik.fb05.uni-mainz.de/mitarbeiter/walter-bisang/" TargetMode="External"/><Relationship Id="rId9" Type="http://schemas.openxmlformats.org/officeDocument/2006/relationships/hyperlink" Target="https://www.linguistik.fb05.uni-mainz.de/mitarbeiter/andrej-malchukov/" TargetMode="External"/><Relationship Id="rId10" Type="http://schemas.openxmlformats.org/officeDocument/2006/relationships/hyperlink" Target="https://www.linguistik.fb05.uni-mainz.de/mitarbeiter/linlin-sun/" TargetMode="External"/><Relationship Id="rId11" Type="http://schemas.openxmlformats.org/officeDocument/2006/relationships/hyperlink" Target="https://www.linguistik.fb05.uni-mainz.de/mitarbeiter/linlin-sun/" TargetMode="External"/><Relationship Id="rId12" Type="http://schemas.openxmlformats.org/officeDocument/2006/relationships/hyperlink" Target="https://magram.fb05.uni-mainz.de/iris-rieder/" TargetMode="External"/><Relationship Id="rId13" Type="http://schemas.openxmlformats.org/officeDocument/2006/relationships/hyperlink" Target="https://magram.fb05.uni-mainz.de/eduard-schroeder/" TargetMode="External"/><Relationship Id="rId14" Type="http://schemas.openxmlformats.org/officeDocument/2006/relationships/hyperlink" Target="https://magram.fb05.uni-mainz.de/marvin-martiny/" TargetMode="External"/><Relationship Id="rId15" Type="http://schemas.openxmlformats.org/officeDocument/2006/relationships/hyperlink" Target="https://www.linguistik.uni-freiburg.de/personal/dr-laura-becker" TargetMode="External"/><Relationship Id="rId16" Type="http://schemas.openxmlformats.org/officeDocument/2006/relationships/hyperlink" Target="https://laurabecker.gitlab.io/"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hyperlink" Target="https://www.degruyter.com/serial/grasc-b/html" TargetMode="External"/><Relationship Id="rId20" Type="http://schemas.openxmlformats.org/officeDocument/2006/relationships/hyperlink" Target="https://www.degruyter.com/serial/grasc-b/html" TargetMode="External"/><Relationship Id="rId21" Type="http://schemas.openxmlformats.org/officeDocument/2006/relationships/hyperlink" Target="https://www.degruyter.com/serial/grasc-b/html" TargetMode="External"/><Relationship Id="rId22" Type="http://schemas.openxmlformats.org/officeDocument/2006/relationships/hyperlink" Target="https://wals.info/" TargetMode="External"/><Relationship Id="rId23" Type="http://schemas.openxmlformats.org/officeDocument/2006/relationships/hyperlink" Target="http://glottolog.org/" TargetMode="External"/><Relationship Id="rId24" Type="http://schemas.openxmlformats.org/officeDocument/2006/relationships/hyperlink" Target="http://glottolog.org/" TargetMode="External"/><Relationship Id="rId25" Type="http://schemas.openxmlformats.org/officeDocument/2006/relationships/hyperlink" Target="http://glottolog.org/" TargetMode="External"/><Relationship Id="rId26" Type="http://schemas.openxmlformats.org/officeDocument/2006/relationships/hyperlink" Target="http://glottolog.org/" TargetMode="External"/><Relationship Id="rId27" Type="http://schemas.openxmlformats.org/officeDocument/2006/relationships/hyperlink" Target="http://glottolog.org/" TargetMode="External"/><Relationship Id="rId28" Type="http://schemas.openxmlformats.org/officeDocument/2006/relationships/hyperlink" Target="https://glottolog.org/" TargetMode="External"/><Relationship Id="rId29" Type="http://schemas.openxmlformats.org/officeDocument/2006/relationships/hyperlink" Target="https://creativecommons.org/licenses/by/4.0/" TargetMode="External"/><Relationship Id="rId30" Type="http://schemas.openxmlformats.org/officeDocument/2006/relationships/hyperlink" Target="mailto:wbisang@uni-mainz.de" TargetMode="External"/><Relationship Id="rId31" Type="http://schemas.openxmlformats.org/officeDocument/2006/relationships/footer" Target="footer1.xml"/><Relationship Id="rId32" Type="http://schemas.openxmlformats.org/officeDocument/2006/relationships/comments" Target="comment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Application>LibreOffice/6.4.7.2$Linux_X86_64 LibreOffice_project/40$Build-2</Application>
  <Pages>23</Pages>
  <Words>5009</Words>
  <Characters>27997</Characters>
  <CharactersWithSpaces>32413</CharactersWithSpaces>
  <Paragraphs>536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2022-01-25T08:34:00Z</dcterms:created>
  <dc:creator>Martiny, Marvin Leonard</dc:creator>
  <dc:description/>
  <dc:language>en-US</dc:language>
  <cp:lastModifiedBy/>
  <dcterms:modified xsi:type="dcterms:W3CDTF">2022-01-29T19:27:12Z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